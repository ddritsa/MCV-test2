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F6B9" w14:textId="42DE0AFD" w:rsidR="00084D71" w:rsidRPr="001E2F62" w:rsidRDefault="00F3582A" w:rsidP="001E2F62">
      <w:pPr>
        <w:spacing w:after="160"/>
        <w:rPr>
          <w:rFonts w:ascii="Arial" w:hAnsi="Arial" w:cs="Arial"/>
          <w:sz w:val="20"/>
          <w:szCs w:val="20"/>
          <w:lang w:eastAsia="nl-NL"/>
        </w:rPr>
      </w:pPr>
      <w:r w:rsidRPr="6E2D2F3B">
        <w:rPr>
          <w:rFonts w:asciiTheme="minorHAnsi" w:hAnsiTheme="minorHAnsi"/>
          <w:sz w:val="21"/>
          <w:szCs w:val="21"/>
          <w:lang w:val="nl-NL"/>
        </w:rPr>
        <w:fldChar w:fldCharType="begin"/>
      </w:r>
      <w:r w:rsidRPr="6E2D2F3B">
        <w:rPr>
          <w:rFonts w:asciiTheme="minorHAnsi" w:hAnsiTheme="minorHAnsi"/>
          <w:sz w:val="21"/>
          <w:szCs w:val="21"/>
          <w:lang w:val="nl-NL"/>
        </w:rPr>
        <w:fldChar w:fldCharType="separate"/>
      </w:r>
      <w:r w:rsidRPr="6E2D2F3B">
        <w:rPr>
          <w:rFonts w:asciiTheme="minorHAnsi" w:hAnsiTheme="minorHAnsi"/>
          <w:sz w:val="21"/>
          <w:szCs w:val="21"/>
          <w:lang w:val="nl-NL"/>
        </w:rPr>
        <w:fldChar w:fldCharType="end"/>
      </w:r>
      <w:r w:rsidR="00E33AFC" w:rsidRPr="00940578">
        <w:rPr>
          <w:rFonts w:asciiTheme="minorHAnsi" w:hAnsiTheme="minorHAnsi" w:cstheme="minorBidi"/>
          <w:b/>
          <w:u w:val="single"/>
        </w:rPr>
        <w:t>Information sheet for research project</w:t>
      </w:r>
      <w:r w:rsidR="003E0797" w:rsidRPr="00940578">
        <w:rPr>
          <w:rFonts w:asciiTheme="minorHAnsi" w:hAnsiTheme="minorHAnsi" w:cstheme="minorBidi"/>
          <w:b/>
          <w:u w:val="single"/>
        </w:rPr>
        <w:t xml:space="preserve"> “</w:t>
      </w:r>
      <w:bookmarkStart w:id="0" w:name="_Hlk202793862"/>
      <w:r w:rsidR="001E2F62" w:rsidRPr="001E2F62">
        <w:rPr>
          <w:rFonts w:asciiTheme="minorHAnsi" w:hAnsiTheme="minorHAnsi" w:cstheme="minorBidi"/>
          <w:b/>
          <w:u w:val="single"/>
        </w:rPr>
        <w:t xml:space="preserve">Understanding graph comprehension and use of interactive </w:t>
      </w:r>
      <w:proofErr w:type="spellStart"/>
      <w:r w:rsidR="001E2F62" w:rsidRPr="001E2F62">
        <w:rPr>
          <w:rFonts w:asciiTheme="minorHAnsi" w:hAnsiTheme="minorHAnsi" w:cstheme="minorBidi"/>
          <w:b/>
          <w:u w:val="single"/>
        </w:rPr>
        <w:t>visualisations</w:t>
      </w:r>
      <w:bookmarkEnd w:id="0"/>
      <w:proofErr w:type="spellEnd"/>
      <w:r w:rsidR="001E2F62" w:rsidRPr="001E2F62">
        <w:rPr>
          <w:rFonts w:asciiTheme="minorHAnsi" w:hAnsiTheme="minorHAnsi" w:cstheme="minorBidi"/>
          <w:b/>
          <w:u w:val="single"/>
        </w:rPr>
        <w:t xml:space="preserve"> in </w:t>
      </w:r>
      <w:r w:rsidR="00C3745C">
        <w:rPr>
          <w:rFonts w:asciiTheme="minorHAnsi" w:hAnsiTheme="minorHAnsi" w:cstheme="minorBidi"/>
          <w:b/>
          <w:u w:val="single"/>
        </w:rPr>
        <w:t>older adults</w:t>
      </w:r>
      <w:del w:id="1" w:author="Dritsa, Dimitra" w:date="2025-07-18T12:04:00Z" w16du:dateUtc="2025-07-18T10:04:00Z">
        <w:r w:rsidR="001E2F62" w:rsidRPr="00940578" w:rsidDel="001E2F62">
          <w:rPr>
            <w:rFonts w:asciiTheme="minorHAnsi" w:hAnsiTheme="minorHAnsi" w:cstheme="minorBidi"/>
            <w:b/>
            <w:u w:val="single"/>
          </w:rPr>
          <w:delText xml:space="preserve"> </w:delText>
        </w:r>
      </w:del>
      <w:del w:id="2" w:author="Dritsa, Dimitra" w:date="2025-07-07T15:17:00Z" w16du:dateUtc="2025-07-07T13:17:00Z">
        <w:r w:rsidR="003E0797" w:rsidRPr="00940578" w:rsidDel="00370AD7">
          <w:rPr>
            <w:rFonts w:asciiTheme="minorHAnsi" w:hAnsiTheme="minorHAnsi" w:cstheme="minorBidi"/>
            <w:b/>
            <w:u w:val="single"/>
          </w:rPr>
          <w:delText>[</w:delText>
        </w:r>
        <w:r w:rsidR="00940578" w:rsidRPr="00940578" w:rsidDel="00370AD7">
          <w:rPr>
            <w:rFonts w:asciiTheme="minorHAnsi" w:hAnsiTheme="minorHAnsi" w:cstheme="minorBidi"/>
            <w:b/>
            <w:u w:val="single"/>
            <w:shd w:val="clear" w:color="auto" w:fill="FFFF00"/>
          </w:rPr>
          <w:delText>fill in name of re</w:delText>
        </w:r>
        <w:r w:rsidR="00940578" w:rsidDel="00370AD7">
          <w:rPr>
            <w:rFonts w:asciiTheme="minorHAnsi" w:hAnsiTheme="minorHAnsi" w:cstheme="minorBidi"/>
            <w:b/>
            <w:u w:val="single"/>
            <w:shd w:val="clear" w:color="auto" w:fill="FFFF00"/>
          </w:rPr>
          <w:delText>search project</w:delText>
        </w:r>
        <w:r w:rsidR="003E0797" w:rsidRPr="00940578" w:rsidDel="00370AD7">
          <w:rPr>
            <w:rFonts w:asciiTheme="minorHAnsi" w:hAnsiTheme="minorHAnsi" w:cstheme="minorBidi"/>
            <w:b/>
            <w:u w:val="single"/>
          </w:rPr>
          <w:delText>]</w:delText>
        </w:r>
      </w:del>
      <w:r w:rsidR="003E0797" w:rsidRPr="00940578">
        <w:rPr>
          <w:rFonts w:asciiTheme="minorHAnsi" w:hAnsiTheme="minorHAnsi" w:cstheme="minorBidi"/>
          <w:b/>
          <w:u w:val="single"/>
        </w:rPr>
        <w:t>”</w:t>
      </w:r>
      <w:r w:rsidR="002445EB" w:rsidRPr="00940578">
        <w:br/>
      </w:r>
    </w:p>
    <w:p w14:paraId="7CC9AA92" w14:textId="025E19EE" w:rsidR="000A1D4D" w:rsidRPr="007B26CF" w:rsidRDefault="0037298E" w:rsidP="00586BA2">
      <w:pPr>
        <w:pStyle w:val="Heading2"/>
        <w:rPr>
          <w:rFonts w:cstheme="minorBidi"/>
          <w:lang w:val="en-GB"/>
        </w:rPr>
      </w:pPr>
      <w:r>
        <w:rPr>
          <w:rFonts w:cstheme="minorBidi"/>
          <w:lang w:val="en-GB"/>
        </w:rPr>
        <w:t xml:space="preserve">1. </w:t>
      </w:r>
      <w:r w:rsidR="000A1D4D" w:rsidRPr="007B26CF">
        <w:rPr>
          <w:rFonts w:cstheme="minorBidi"/>
          <w:lang w:val="en-GB"/>
        </w:rPr>
        <w:t>In</w:t>
      </w:r>
      <w:r w:rsidR="00C7743D" w:rsidRPr="007B26CF">
        <w:rPr>
          <w:rFonts w:cstheme="minorBidi"/>
          <w:lang w:val="en-GB"/>
        </w:rPr>
        <w:t>troduction</w:t>
      </w:r>
    </w:p>
    <w:p w14:paraId="41C05C38" w14:textId="27F595AA" w:rsidR="00934AB3" w:rsidRPr="000F33C4" w:rsidRDefault="00934AB3" w:rsidP="00934AB3">
      <w:pPr>
        <w:rPr>
          <w:rFonts w:asciiTheme="minorHAnsi" w:hAnsiTheme="minorHAnsi" w:cstheme="minorHAnsi"/>
          <w:sz w:val="21"/>
          <w:szCs w:val="21"/>
        </w:rPr>
      </w:pPr>
      <w:r w:rsidRPr="000F33C4">
        <w:rPr>
          <w:rFonts w:asciiTheme="minorHAnsi" w:hAnsiTheme="minorHAnsi" w:cstheme="minorHAnsi"/>
          <w:sz w:val="21"/>
          <w:szCs w:val="21"/>
        </w:rPr>
        <w:t>Eindhoven University</w:t>
      </w:r>
      <w:r>
        <w:rPr>
          <w:rFonts w:asciiTheme="minorHAnsi" w:hAnsiTheme="minorHAnsi" w:cstheme="minorHAnsi"/>
          <w:sz w:val="21"/>
          <w:szCs w:val="21"/>
        </w:rPr>
        <w:t xml:space="preserve"> of Technology</w:t>
      </w:r>
      <w:r w:rsidRPr="000F33C4">
        <w:rPr>
          <w:rFonts w:asciiTheme="minorHAnsi" w:hAnsiTheme="minorHAnsi" w:cstheme="minorHAnsi"/>
          <w:sz w:val="21"/>
          <w:szCs w:val="21"/>
        </w:rPr>
        <w:t xml:space="preserve"> (TU/e</w:t>
      </w:r>
      <w:r>
        <w:rPr>
          <w:rFonts w:asciiTheme="minorHAnsi" w:hAnsiTheme="minorHAnsi" w:cstheme="minorHAnsi"/>
          <w:sz w:val="21"/>
          <w:szCs w:val="21"/>
        </w:rPr>
        <w:t>)</w:t>
      </w:r>
      <w:r w:rsidRPr="000F33C4">
        <w:rPr>
          <w:rFonts w:asciiTheme="minorHAnsi" w:hAnsiTheme="minorHAnsi" w:cstheme="minorHAnsi"/>
          <w:sz w:val="21"/>
          <w:szCs w:val="21"/>
        </w:rPr>
        <w:t xml:space="preserve"> invites you to take part in this research project which aim is </w:t>
      </w:r>
      <w:ins w:id="3" w:author="Dritsa, Dimitra" w:date="2025-07-07T15:18:00Z" w16du:dateUtc="2025-07-07T13:18:00Z">
        <w:r w:rsidR="00370AD7">
          <w:rPr>
            <w:rFonts w:asciiTheme="minorHAnsi" w:hAnsiTheme="minorHAnsi" w:cstheme="minorHAnsi"/>
            <w:sz w:val="21"/>
            <w:szCs w:val="21"/>
          </w:rPr>
          <w:t xml:space="preserve">to understand </w:t>
        </w:r>
      </w:ins>
      <w:ins w:id="4" w:author="Dritsa, Dimitra" w:date="2025-07-18T12:47:00Z" w16du:dateUtc="2025-07-18T10:47:00Z">
        <w:r w:rsidR="00C3745C">
          <w:rPr>
            <w:rFonts w:asciiTheme="minorHAnsi" w:hAnsiTheme="minorHAnsi" w:cstheme="minorHAnsi"/>
            <w:sz w:val="21"/>
            <w:szCs w:val="21"/>
          </w:rPr>
          <w:t xml:space="preserve">how age affects the </w:t>
        </w:r>
      </w:ins>
      <w:ins w:id="5" w:author="Dritsa, Dimitra" w:date="2025-07-07T15:18:00Z" w16du:dateUtc="2025-07-07T13:18:00Z">
        <w:r w:rsidR="00370AD7">
          <w:rPr>
            <w:rFonts w:asciiTheme="minorHAnsi" w:hAnsiTheme="minorHAnsi" w:cstheme="minorHAnsi"/>
            <w:sz w:val="21"/>
            <w:szCs w:val="21"/>
          </w:rPr>
          <w:t xml:space="preserve">use and comprehension of </w:t>
        </w:r>
      </w:ins>
      <w:ins w:id="6" w:author="Dritsa, Dimitra" w:date="2025-07-18T12:05:00Z" w16du:dateUtc="2025-07-18T10:05:00Z">
        <w:r w:rsidR="001E2F62">
          <w:rPr>
            <w:rFonts w:asciiTheme="minorHAnsi" w:hAnsiTheme="minorHAnsi" w:cstheme="minorHAnsi"/>
            <w:sz w:val="21"/>
            <w:szCs w:val="21"/>
          </w:rPr>
          <w:t>(</w:t>
        </w:r>
      </w:ins>
      <w:ins w:id="7" w:author="Dritsa, Dimitra" w:date="2025-07-07T15:18:00Z" w16du:dateUtc="2025-07-07T13:18:00Z">
        <w:r w:rsidR="00370AD7">
          <w:rPr>
            <w:rFonts w:asciiTheme="minorHAnsi" w:hAnsiTheme="minorHAnsi" w:cstheme="minorHAnsi"/>
            <w:sz w:val="21"/>
            <w:szCs w:val="21"/>
          </w:rPr>
          <w:t>interactive</w:t>
        </w:r>
      </w:ins>
      <w:ins w:id="8" w:author="Dritsa, Dimitra" w:date="2025-07-18T12:05:00Z" w16du:dateUtc="2025-07-18T10:05:00Z">
        <w:r w:rsidR="001E2F62">
          <w:rPr>
            <w:rFonts w:asciiTheme="minorHAnsi" w:hAnsiTheme="minorHAnsi" w:cstheme="minorHAnsi"/>
            <w:sz w:val="21"/>
            <w:szCs w:val="21"/>
          </w:rPr>
          <w:t>)</w:t>
        </w:r>
      </w:ins>
      <w:ins w:id="9" w:author="Dritsa, Dimitra" w:date="2025-07-07T15:18:00Z" w16du:dateUtc="2025-07-07T13:18:00Z">
        <w:r w:rsidR="00370AD7">
          <w:rPr>
            <w:rFonts w:asciiTheme="minorHAnsi" w:hAnsiTheme="minorHAnsi" w:cstheme="minorHAnsi"/>
            <w:sz w:val="21"/>
            <w:szCs w:val="21"/>
          </w:rPr>
          <w:t xml:space="preserve"> data </w:t>
        </w:r>
        <w:proofErr w:type="spellStart"/>
        <w:r w:rsidR="00370AD7">
          <w:rPr>
            <w:rFonts w:asciiTheme="minorHAnsi" w:hAnsiTheme="minorHAnsi" w:cstheme="minorHAnsi"/>
            <w:sz w:val="21"/>
            <w:szCs w:val="21"/>
          </w:rPr>
          <w:t>visualisations</w:t>
        </w:r>
      </w:ins>
      <w:proofErr w:type="spellEnd"/>
      <w:ins w:id="10" w:author="Dritsa, Dimitra" w:date="2025-07-18T12:19:00Z" w16du:dateUtc="2025-07-18T10:19:00Z">
        <w:r w:rsidR="00FB17B3">
          <w:rPr>
            <w:rFonts w:asciiTheme="minorHAnsi" w:hAnsiTheme="minorHAnsi" w:cstheme="minorHAnsi"/>
            <w:sz w:val="21"/>
            <w:szCs w:val="21"/>
          </w:rPr>
          <w:t xml:space="preserve">. We aim to understand differences between </w:t>
        </w:r>
      </w:ins>
      <w:ins w:id="11" w:author="Dritsa, Dimitra" w:date="2025-07-18T12:46:00Z" w16du:dateUtc="2025-07-18T10:46:00Z">
        <w:r w:rsidR="00C3745C">
          <w:rPr>
            <w:rFonts w:asciiTheme="minorHAnsi" w:hAnsiTheme="minorHAnsi" w:cstheme="minorHAnsi"/>
            <w:sz w:val="21"/>
            <w:szCs w:val="21"/>
          </w:rPr>
          <w:t>two age groups: adults aged a) 18-40 and b) 65 or more</w:t>
        </w:r>
      </w:ins>
      <w:r w:rsidRPr="000F33C4">
        <w:rPr>
          <w:rFonts w:asciiTheme="minorHAnsi" w:hAnsiTheme="minorHAnsi" w:cstheme="minorHAnsi"/>
          <w:sz w:val="21"/>
          <w:szCs w:val="21"/>
        </w:rPr>
        <w:t xml:space="preserve">. You receive this invitation because </w:t>
      </w:r>
      <w:ins w:id="12" w:author="Dritsa, Dimitra" w:date="2025-07-07T15:19:00Z" w16du:dateUtc="2025-07-07T13:19:00Z">
        <w:r w:rsidR="00370AD7">
          <w:rPr>
            <w:rFonts w:asciiTheme="minorHAnsi" w:hAnsiTheme="minorHAnsi" w:cstheme="minorHAnsi"/>
            <w:sz w:val="21"/>
            <w:szCs w:val="21"/>
          </w:rPr>
          <w:t xml:space="preserve">you belong to </w:t>
        </w:r>
      </w:ins>
      <w:ins w:id="13" w:author="Dritsa, Dimitra" w:date="2025-07-18T12:20:00Z" w16du:dateUtc="2025-07-18T10:20:00Z">
        <w:r w:rsidR="00FB17B3">
          <w:rPr>
            <w:rFonts w:asciiTheme="minorHAnsi" w:hAnsiTheme="minorHAnsi" w:cstheme="minorHAnsi"/>
            <w:sz w:val="21"/>
            <w:szCs w:val="21"/>
          </w:rPr>
          <w:t>one of these</w:t>
        </w:r>
      </w:ins>
      <w:ins w:id="14" w:author="Dritsa, Dimitra" w:date="2025-07-18T12:06:00Z" w16du:dateUtc="2025-07-18T10:06:00Z">
        <w:r w:rsidR="001E2F62">
          <w:rPr>
            <w:rFonts w:asciiTheme="minorHAnsi" w:hAnsiTheme="minorHAnsi" w:cstheme="minorHAnsi"/>
            <w:sz w:val="21"/>
            <w:szCs w:val="21"/>
          </w:rPr>
          <w:t xml:space="preserve"> age group</w:t>
        </w:r>
      </w:ins>
      <w:ins w:id="15" w:author="Dritsa, Dimitra" w:date="2025-07-18T12:20:00Z" w16du:dateUtc="2025-07-18T10:20:00Z">
        <w:r w:rsidR="00FB17B3">
          <w:rPr>
            <w:rFonts w:asciiTheme="minorHAnsi" w:hAnsiTheme="minorHAnsi" w:cstheme="minorHAnsi"/>
            <w:sz w:val="21"/>
            <w:szCs w:val="21"/>
          </w:rPr>
          <w:t>s</w:t>
        </w:r>
      </w:ins>
      <w:r w:rsidRPr="000F33C4">
        <w:rPr>
          <w:rFonts w:asciiTheme="minorHAnsi" w:hAnsiTheme="minorHAnsi" w:cstheme="minorHAnsi"/>
          <w:sz w:val="21"/>
          <w:szCs w:val="21"/>
        </w:rPr>
        <w:t xml:space="preserve">. For your participation you will receive a compensation of  </w:t>
      </w:r>
      <w:ins w:id="16" w:author="Dritsa, Dimitra" w:date="2025-07-18T12:47:00Z">
        <w:r w:rsidR="00C3745C" w:rsidRPr="00C3745C">
          <w:rPr>
            <w:rFonts w:asciiTheme="minorHAnsi" w:hAnsiTheme="minorHAnsi" w:cstheme="minorHAnsi"/>
            <w:sz w:val="21"/>
            <w:szCs w:val="21"/>
          </w:rPr>
          <w:t>15€</w:t>
        </w:r>
      </w:ins>
      <w:ins w:id="17" w:author="Dritsa, Dimitra" w:date="2025-07-18T12:47:00Z" w16du:dateUtc="2025-07-18T10:47:00Z">
        <w:r w:rsidR="00C3745C">
          <w:rPr>
            <w:rFonts w:asciiTheme="minorHAnsi" w:hAnsiTheme="minorHAnsi" w:cstheme="minorHAnsi"/>
            <w:sz w:val="21"/>
            <w:szCs w:val="21"/>
          </w:rPr>
          <w:t xml:space="preserve"> </w:t>
        </w:r>
      </w:ins>
      <w:r w:rsidRPr="000F33C4">
        <w:rPr>
          <w:rFonts w:asciiTheme="minorHAnsi" w:hAnsiTheme="minorHAnsi" w:cstheme="minorHAnsi"/>
          <w:sz w:val="21"/>
          <w:szCs w:val="21"/>
        </w:rPr>
        <w:t xml:space="preserve">as a sign of our appreciation. </w:t>
      </w:r>
    </w:p>
    <w:p w14:paraId="0B9E9821" w14:textId="328A0D5B" w:rsidR="00934AB3" w:rsidRDefault="00934AB3" w:rsidP="00934AB3">
      <w:pPr>
        <w:rPr>
          <w:rFonts w:asciiTheme="minorHAnsi" w:hAnsiTheme="minorHAnsi" w:cs="Calibri"/>
          <w:sz w:val="21"/>
          <w:szCs w:val="21"/>
        </w:rPr>
      </w:pPr>
      <w:r w:rsidRPr="000F33C4">
        <w:rPr>
          <w:rFonts w:ascii="Calibri" w:hAnsi="Calibri" w:cs="Calibri"/>
          <w:b/>
          <w:bCs/>
          <w:sz w:val="21"/>
          <w:szCs w:val="21"/>
        </w:rPr>
        <w:t>Joining this research project is your choice. Your participation is completely voluntary</w:t>
      </w:r>
      <w:r>
        <w:rPr>
          <w:rFonts w:ascii="Calibri" w:hAnsi="Calibri" w:cs="Calibri"/>
          <w:sz w:val="21"/>
          <w:szCs w:val="21"/>
        </w:rPr>
        <w:t xml:space="preserve"> and does </w:t>
      </w:r>
      <w:r w:rsidRPr="00AA59C7">
        <w:rPr>
          <w:rFonts w:ascii="Calibri" w:hAnsi="Calibri" w:cs="Calibri"/>
          <w:sz w:val="21"/>
          <w:szCs w:val="21"/>
        </w:rPr>
        <w:t xml:space="preserve">not pose any physical, legal or economic risks. </w:t>
      </w:r>
      <w:r>
        <w:rPr>
          <w:rFonts w:ascii="Calibri" w:hAnsi="Calibri" w:cs="Calibri"/>
          <w:sz w:val="21"/>
          <w:szCs w:val="21"/>
        </w:rPr>
        <w:t xml:space="preserve">You are not obliged to answer questions you are uncomfortable with, and you can withdraw from the research at any time without explaining why. Declining or withdrawing will not have negative impact </w:t>
      </w:r>
      <w:r w:rsidRPr="00FB1823">
        <w:rPr>
          <w:rFonts w:asciiTheme="minorHAnsi" w:hAnsiTheme="minorHAnsi" w:cs="Calibri"/>
          <w:sz w:val="21"/>
          <w:szCs w:val="21"/>
        </w:rPr>
        <w:t xml:space="preserve">for you </w:t>
      </w:r>
      <w:r w:rsidRPr="00C3745C">
        <w:rPr>
          <w:rFonts w:asciiTheme="minorHAnsi" w:hAnsiTheme="minorHAnsi" w:cs="Calibri"/>
          <w:sz w:val="21"/>
          <w:szCs w:val="21"/>
        </w:rPr>
        <w:t>or for any compensation you may already have received.</w:t>
      </w:r>
    </w:p>
    <w:p w14:paraId="5E3EDDE9" w14:textId="77777777" w:rsidR="00934AB3" w:rsidRDefault="00934AB3" w:rsidP="00934AB3">
      <w:pPr>
        <w:rPr>
          <w:rFonts w:asciiTheme="minorHAnsi" w:hAnsiTheme="minorHAnsi" w:cs="Calibri"/>
          <w:sz w:val="21"/>
          <w:szCs w:val="21"/>
        </w:rPr>
      </w:pPr>
    </w:p>
    <w:p w14:paraId="2CD42F21" w14:textId="467F3769" w:rsidR="00934AB3" w:rsidDel="00370AD7" w:rsidRDefault="00934AB3" w:rsidP="00934AB3">
      <w:pPr>
        <w:spacing w:after="100" w:afterAutospacing="1"/>
        <w:rPr>
          <w:del w:id="18" w:author="Dritsa, Dimitra" w:date="2025-07-07T15:21:00Z" w16du:dateUtc="2025-07-07T13:21:00Z"/>
          <w:rFonts w:ascii="Calibri" w:hAnsi="Calibri" w:cs="Calibri"/>
          <w:sz w:val="21"/>
          <w:szCs w:val="21"/>
        </w:rPr>
      </w:pPr>
      <w:del w:id="19" w:author="Dritsa, Dimitra" w:date="2025-07-07T15:21:00Z" w16du:dateUtc="2025-07-07T13:21:00Z">
        <w:r w:rsidDel="00370AD7">
          <w:rPr>
            <w:rFonts w:ascii="Calibri" w:hAnsi="Calibri" w:cs="Calibri"/>
            <w:sz w:val="21"/>
            <w:szCs w:val="21"/>
            <w:highlight w:val="yellow"/>
          </w:rPr>
          <w:delText>Throughout the research, you might be asked personal questions related to the delicate topic of</w:delText>
        </w:r>
        <w:r w:rsidDel="00370AD7">
          <w:rPr>
            <w:rFonts w:ascii="Calibri" w:hAnsi="Calibri" w:cs="Calibri"/>
            <w:sz w:val="21"/>
            <w:szCs w:val="21"/>
          </w:rPr>
          <w:delText xml:space="preserve"> </w:delText>
        </w:r>
        <w:r w:rsidRPr="008F48C2" w:rsidDel="00370AD7">
          <w:rPr>
            <w:rFonts w:ascii="Calibri" w:hAnsi="Calibri" w:cs="Calibri"/>
            <w:sz w:val="21"/>
            <w:szCs w:val="21"/>
            <w:highlight w:val="yellow"/>
          </w:rPr>
          <w:delText>[</w:delText>
        </w:r>
        <w:r w:rsidRPr="00B65E74" w:rsidDel="00370AD7">
          <w:rPr>
            <w:rFonts w:ascii="Calibri" w:hAnsi="Calibri" w:cs="Calibri"/>
            <w:sz w:val="21"/>
            <w:szCs w:val="21"/>
            <w:highlight w:val="yellow"/>
          </w:rPr>
          <w:delText>subject</w:delText>
        </w:r>
        <w:r w:rsidRPr="008F48C2" w:rsidDel="00370AD7">
          <w:rPr>
            <w:rFonts w:ascii="Calibri" w:hAnsi="Calibri" w:cs="Calibri"/>
            <w:sz w:val="21"/>
            <w:szCs w:val="21"/>
            <w:highlight w:val="yellow"/>
          </w:rPr>
          <w:delText>]. We ask these questions only for the benefit of the research project.</w:delText>
        </w:r>
        <w:r w:rsidDel="00370AD7">
          <w:rPr>
            <w:rFonts w:ascii="Calibri" w:hAnsi="Calibri" w:cs="Calibri"/>
            <w:sz w:val="21"/>
            <w:szCs w:val="21"/>
          </w:rPr>
          <w:delText xml:space="preserve"> </w:delText>
        </w:r>
      </w:del>
    </w:p>
    <w:p w14:paraId="63579054" w14:textId="77777777" w:rsidR="00934AB3" w:rsidRDefault="00934AB3" w:rsidP="00934AB3">
      <w:pPr>
        <w:jc w:val="both"/>
        <w:rPr>
          <w:rFonts w:ascii="Calibri" w:hAnsi="Calibri" w:cs="Calibri"/>
          <w:sz w:val="21"/>
          <w:szCs w:val="21"/>
        </w:rPr>
      </w:pPr>
      <w:r w:rsidRPr="00CF7374">
        <w:rPr>
          <w:rFonts w:ascii="Calibri" w:hAnsi="Calibri" w:cs="Calibri"/>
          <w:sz w:val="21"/>
          <w:szCs w:val="21"/>
        </w:rPr>
        <w:t>Before you decide</w:t>
      </w:r>
      <w:r>
        <w:rPr>
          <w:rFonts w:ascii="Calibri" w:hAnsi="Calibri" w:cs="Calibri"/>
          <w:sz w:val="21"/>
          <w:szCs w:val="21"/>
        </w:rPr>
        <w:t xml:space="preserve">, please </w:t>
      </w:r>
      <w:r w:rsidRPr="00CF7374">
        <w:rPr>
          <w:rFonts w:ascii="Calibri" w:hAnsi="Calibri" w:cs="Calibri"/>
          <w:sz w:val="21"/>
          <w:szCs w:val="21"/>
        </w:rPr>
        <w:t>read the following information</w:t>
      </w:r>
      <w:r>
        <w:rPr>
          <w:rFonts w:ascii="Calibri" w:hAnsi="Calibri" w:cs="Calibri"/>
          <w:sz w:val="21"/>
          <w:szCs w:val="21"/>
        </w:rPr>
        <w:t xml:space="preserve"> to understand what the project is about,</w:t>
      </w:r>
      <w:r w:rsidRPr="00CF7374">
        <w:rPr>
          <w:rFonts w:ascii="Calibri" w:hAnsi="Calibri" w:cs="Calibri"/>
          <w:sz w:val="21"/>
          <w:szCs w:val="21"/>
        </w:rPr>
        <w:t xml:space="preserve"> what we expect from you and how </w:t>
      </w:r>
      <w:r>
        <w:rPr>
          <w:rFonts w:ascii="Calibri" w:hAnsi="Calibri" w:cs="Calibri"/>
          <w:sz w:val="21"/>
          <w:szCs w:val="21"/>
        </w:rPr>
        <w:t>we handle</w:t>
      </w:r>
      <w:r w:rsidRPr="00CF7374">
        <w:rPr>
          <w:rFonts w:ascii="Calibri" w:hAnsi="Calibri" w:cs="Calibri"/>
          <w:sz w:val="21"/>
          <w:szCs w:val="21"/>
        </w:rPr>
        <w:t xml:space="preserve"> your personal data. </w:t>
      </w:r>
      <w:r>
        <w:rPr>
          <w:rFonts w:ascii="Calibri" w:hAnsi="Calibri" w:cs="Calibri"/>
          <w:sz w:val="21"/>
          <w:szCs w:val="21"/>
        </w:rPr>
        <w:t xml:space="preserve">After reading, you can sign up by completing the attached form. </w:t>
      </w:r>
    </w:p>
    <w:p w14:paraId="26DE10E0" w14:textId="77777777" w:rsidR="00934AB3" w:rsidRDefault="00934AB3" w:rsidP="00934AB3">
      <w:pPr>
        <w:jc w:val="both"/>
        <w:rPr>
          <w:rFonts w:ascii="Calibri" w:hAnsi="Calibri" w:cs="Calibri"/>
          <w:sz w:val="21"/>
          <w:szCs w:val="21"/>
        </w:rPr>
      </w:pPr>
    </w:p>
    <w:p w14:paraId="6320C5A6" w14:textId="13D67F4B" w:rsidR="00934AB3" w:rsidRPr="0002753E" w:rsidRDefault="00934AB3" w:rsidP="00934AB3">
      <w:pPr>
        <w:jc w:val="both"/>
        <w:rPr>
          <w:rFonts w:ascii="Calibri" w:hAnsi="Calibri" w:cs="Calibri"/>
          <w:sz w:val="21"/>
          <w:szCs w:val="21"/>
        </w:rPr>
      </w:pPr>
      <w:r>
        <w:rPr>
          <w:rFonts w:ascii="Calibri" w:eastAsiaTheme="minorEastAsia" w:hAnsi="Calibri" w:cs="Calibri"/>
          <w:sz w:val="21"/>
          <w:szCs w:val="21"/>
          <w:lang w:eastAsia="en-US"/>
        </w:rPr>
        <w:t>If you have questions, feel free to contact us (contact details below). You can also discuss this information with people you trust.</w:t>
      </w:r>
    </w:p>
    <w:p w14:paraId="5C70EFA9" w14:textId="297D09C1" w:rsidR="006B2945" w:rsidRPr="0048035F" w:rsidRDefault="006B2945" w:rsidP="00F4207A">
      <w:pPr>
        <w:jc w:val="both"/>
        <w:rPr>
          <w:rFonts w:ascii="Calibri" w:eastAsiaTheme="minorEastAsia" w:hAnsi="Calibri" w:cs="Calibri"/>
          <w:sz w:val="21"/>
          <w:szCs w:val="21"/>
          <w:lang w:eastAsia="en-US"/>
        </w:rPr>
      </w:pPr>
    </w:p>
    <w:p w14:paraId="015332D9" w14:textId="40D0E019" w:rsidR="009755C4" w:rsidRPr="006B2945" w:rsidRDefault="0037298E" w:rsidP="00586BA2">
      <w:pPr>
        <w:pStyle w:val="Heading2"/>
        <w:rPr>
          <w:rFonts w:cstheme="minorBidi"/>
        </w:rPr>
      </w:pPr>
      <w:r>
        <w:rPr>
          <w:rFonts w:cstheme="minorBidi"/>
        </w:rPr>
        <w:t xml:space="preserve">2. </w:t>
      </w:r>
      <w:r w:rsidR="00A94357">
        <w:rPr>
          <w:rFonts w:cstheme="minorBidi"/>
        </w:rPr>
        <w:t>Who are we?</w:t>
      </w:r>
      <w:r w:rsidR="003D0AD3" w:rsidRPr="55F99BF4">
        <w:rPr>
          <w:rFonts w:cstheme="minorBidi"/>
        </w:rPr>
        <w:t xml:space="preserve"> </w:t>
      </w:r>
    </w:p>
    <w:p w14:paraId="770D9388" w14:textId="77777777" w:rsidR="001B1815" w:rsidRDefault="001B1815" w:rsidP="001B1815">
      <w:pPr>
        <w:rPr>
          <w:rFonts w:asciiTheme="minorHAnsi" w:hAnsiTheme="minorHAnsi" w:cstheme="minorHAnsi"/>
          <w:sz w:val="21"/>
          <w:szCs w:val="21"/>
        </w:rPr>
      </w:pPr>
      <w:r w:rsidRPr="005339E1">
        <w:rPr>
          <w:rFonts w:asciiTheme="minorHAnsi" w:hAnsiTheme="minorHAnsi" w:cstheme="minorHAnsi"/>
          <w:sz w:val="21"/>
          <w:szCs w:val="21"/>
        </w:rPr>
        <w:t>Th</w:t>
      </w:r>
      <w:r>
        <w:rPr>
          <w:rFonts w:asciiTheme="minorHAnsi" w:hAnsiTheme="minorHAnsi" w:cstheme="minorHAnsi"/>
          <w:sz w:val="21"/>
          <w:szCs w:val="21"/>
        </w:rPr>
        <w:t>is research</w:t>
      </w:r>
      <w:r w:rsidRPr="005339E1">
        <w:rPr>
          <w:rFonts w:asciiTheme="minorHAnsi" w:hAnsiTheme="minorHAnsi" w:cstheme="minorHAnsi"/>
          <w:sz w:val="21"/>
          <w:szCs w:val="21"/>
        </w:rPr>
        <w:t xml:space="preserve"> project is </w:t>
      </w:r>
      <w:r>
        <w:rPr>
          <w:rFonts w:asciiTheme="minorHAnsi" w:hAnsiTheme="minorHAnsi" w:cstheme="minorHAnsi"/>
          <w:sz w:val="21"/>
          <w:szCs w:val="21"/>
        </w:rPr>
        <w:t>conducted</w:t>
      </w:r>
      <w:r w:rsidRPr="005339E1">
        <w:rPr>
          <w:rFonts w:asciiTheme="minorHAnsi" w:hAnsiTheme="minorHAnsi" w:cstheme="minorHAnsi"/>
          <w:sz w:val="21"/>
          <w:szCs w:val="21"/>
        </w:rPr>
        <w:t xml:space="preserve"> by</w:t>
      </w:r>
      <w:r>
        <w:rPr>
          <w:rFonts w:asciiTheme="minorHAnsi" w:hAnsiTheme="minorHAnsi" w:cstheme="minorHAnsi"/>
          <w:sz w:val="21"/>
          <w:szCs w:val="21"/>
        </w:rPr>
        <w:t>:</w:t>
      </w:r>
    </w:p>
    <w:tbl>
      <w:tblPr>
        <w:tblStyle w:val="TableGrid"/>
        <w:tblW w:w="0" w:type="auto"/>
        <w:tblLook w:val="04A0" w:firstRow="1" w:lastRow="0" w:firstColumn="1" w:lastColumn="0" w:noHBand="0" w:noVBand="1"/>
      </w:tblPr>
      <w:tblGrid>
        <w:gridCol w:w="4390"/>
        <w:gridCol w:w="4626"/>
      </w:tblGrid>
      <w:tr w:rsidR="001B1815" w:rsidRPr="00C210BD" w14:paraId="1B462C40" w14:textId="77777777" w:rsidTr="000F33C4">
        <w:tc>
          <w:tcPr>
            <w:tcW w:w="4390" w:type="dxa"/>
          </w:tcPr>
          <w:p w14:paraId="5EE1C3E3" w14:textId="77777777" w:rsidR="001B1815" w:rsidRPr="00C210BD" w:rsidRDefault="001B1815" w:rsidP="000F33C4">
            <w:pPr>
              <w:rPr>
                <w:rFonts w:asciiTheme="minorHAnsi" w:hAnsiTheme="minorHAnsi" w:cstheme="minorHAnsi"/>
                <w:sz w:val="21"/>
                <w:szCs w:val="21"/>
                <w:lang w:val="nl-NL"/>
              </w:rPr>
            </w:pPr>
            <w:r w:rsidRPr="005339E1">
              <w:rPr>
                <w:rFonts w:asciiTheme="minorHAnsi" w:hAnsiTheme="minorHAnsi" w:cstheme="minorHAnsi"/>
                <w:sz w:val="21"/>
                <w:szCs w:val="21"/>
                <w:lang w:val="nl-NL"/>
              </w:rPr>
              <w:t>Technische Universiteit Eindhoven</w:t>
            </w:r>
            <w:r>
              <w:rPr>
                <w:rFonts w:asciiTheme="minorHAnsi" w:hAnsiTheme="minorHAnsi" w:cstheme="minorHAnsi"/>
                <w:sz w:val="21"/>
                <w:szCs w:val="21"/>
                <w:lang w:val="nl-NL"/>
              </w:rPr>
              <w:t xml:space="preserve"> (TU/e)</w:t>
            </w:r>
            <w:r w:rsidRPr="005339E1">
              <w:rPr>
                <w:rFonts w:asciiTheme="minorHAnsi" w:hAnsiTheme="minorHAnsi" w:cstheme="minorHAnsi"/>
                <w:sz w:val="21"/>
                <w:szCs w:val="21"/>
                <w:lang w:val="nl-NL"/>
              </w:rPr>
              <w:br/>
              <w:t>De Groene Loper 3</w:t>
            </w:r>
            <w:r w:rsidRPr="005339E1">
              <w:rPr>
                <w:rFonts w:asciiTheme="minorHAnsi" w:hAnsiTheme="minorHAnsi" w:cstheme="minorHAnsi"/>
                <w:sz w:val="21"/>
                <w:szCs w:val="21"/>
                <w:lang w:val="nl-NL"/>
              </w:rPr>
              <w:br/>
              <w:t xml:space="preserve">5612 AE Eindhoven </w:t>
            </w:r>
          </w:p>
        </w:tc>
        <w:tc>
          <w:tcPr>
            <w:tcW w:w="4626" w:type="dxa"/>
          </w:tcPr>
          <w:p w14:paraId="1624C27E" w14:textId="2D1B3A01" w:rsidR="001B1815" w:rsidRPr="00C210BD" w:rsidRDefault="006F4B95" w:rsidP="000F33C4">
            <w:pPr>
              <w:rPr>
                <w:rFonts w:ascii="Calibri" w:eastAsiaTheme="minorEastAsia" w:hAnsi="Calibri" w:cs="Calibri"/>
                <w:sz w:val="21"/>
                <w:szCs w:val="21"/>
                <w:lang w:eastAsia="en-US"/>
              </w:rPr>
            </w:pPr>
            <w:r>
              <w:rPr>
                <w:rFonts w:asciiTheme="minorHAnsi" w:hAnsiTheme="minorHAnsi" w:cstheme="minorHAnsi"/>
                <w:sz w:val="21"/>
                <w:szCs w:val="21"/>
              </w:rPr>
              <w:t>Data c</w:t>
            </w:r>
            <w:r w:rsidR="001B1815" w:rsidRPr="00C210BD">
              <w:rPr>
                <w:rFonts w:asciiTheme="minorHAnsi" w:hAnsiTheme="minorHAnsi" w:cstheme="minorHAnsi"/>
                <w:sz w:val="21"/>
                <w:szCs w:val="21"/>
              </w:rPr>
              <w:t>ontroller</w:t>
            </w:r>
          </w:p>
        </w:tc>
      </w:tr>
    </w:tbl>
    <w:p w14:paraId="6E1C49DF" w14:textId="77777777" w:rsidR="001B1815" w:rsidRDefault="001B1815" w:rsidP="001B1815">
      <w:pPr>
        <w:rPr>
          <w:rFonts w:asciiTheme="minorHAnsi" w:hAnsiTheme="minorHAnsi" w:cstheme="minorHAnsi"/>
          <w:sz w:val="21"/>
          <w:szCs w:val="21"/>
        </w:rPr>
      </w:pPr>
      <w:r w:rsidRPr="005339E1">
        <w:rPr>
          <w:rFonts w:asciiTheme="minorHAnsi" w:hAnsiTheme="minorHAnsi" w:cstheme="minorHAnsi"/>
          <w:sz w:val="21"/>
          <w:szCs w:val="21"/>
        </w:rPr>
        <w:t xml:space="preserve"> </w:t>
      </w:r>
    </w:p>
    <w:p w14:paraId="4E4AD9CF" w14:textId="628813C6" w:rsidR="001B1815" w:rsidRPr="000F33C4" w:rsidDel="00370AD7" w:rsidRDefault="001B1815" w:rsidP="001B1815">
      <w:pPr>
        <w:jc w:val="both"/>
        <w:rPr>
          <w:del w:id="20" w:author="Dritsa, Dimitra" w:date="2025-07-07T15:21:00Z" w16du:dateUtc="2025-07-07T13:21:00Z"/>
          <w:rFonts w:ascii="Calibri" w:eastAsiaTheme="minorEastAsia" w:hAnsi="Calibri" w:cs="Calibri"/>
          <w:sz w:val="21"/>
          <w:szCs w:val="21"/>
          <w:highlight w:val="yellow"/>
          <w:lang w:eastAsia="en-US"/>
        </w:rPr>
      </w:pPr>
      <w:del w:id="21" w:author="Dritsa, Dimitra" w:date="2025-07-07T15:21:00Z" w16du:dateUtc="2025-07-07T13:21:00Z">
        <w:r w:rsidRPr="000F33C4" w:rsidDel="00370AD7">
          <w:rPr>
            <w:rFonts w:ascii="Calibri" w:eastAsiaTheme="minorEastAsia" w:hAnsi="Calibri" w:cs="Calibri"/>
            <w:sz w:val="21"/>
            <w:szCs w:val="21"/>
            <w:highlight w:val="yellow"/>
            <w:lang w:eastAsia="en-US"/>
          </w:rPr>
          <w:delText>In collaboration with the following parties:</w:delText>
        </w:r>
      </w:del>
    </w:p>
    <w:tbl>
      <w:tblPr>
        <w:tblStyle w:val="TableGrid"/>
        <w:tblW w:w="0" w:type="auto"/>
        <w:tblLook w:val="04A0" w:firstRow="1" w:lastRow="0" w:firstColumn="1" w:lastColumn="0" w:noHBand="0" w:noVBand="1"/>
      </w:tblPr>
      <w:tblGrid>
        <w:gridCol w:w="4390"/>
        <w:gridCol w:w="4626"/>
      </w:tblGrid>
      <w:tr w:rsidR="001B1815" w:rsidRPr="008B6FF0" w:rsidDel="00370AD7" w14:paraId="3EAD0145" w14:textId="7DBCB71C" w:rsidTr="000F33C4">
        <w:trPr>
          <w:del w:id="22" w:author="Dritsa, Dimitra" w:date="2025-07-07T15:21:00Z"/>
        </w:trPr>
        <w:tc>
          <w:tcPr>
            <w:tcW w:w="4390" w:type="dxa"/>
            <w:shd w:val="clear" w:color="auto" w:fill="FFFF00"/>
          </w:tcPr>
          <w:p w14:paraId="2892C653" w14:textId="4D3DA4F0" w:rsidR="001B1815" w:rsidRPr="000F33C4" w:rsidDel="00370AD7" w:rsidRDefault="001B1815" w:rsidP="000F33C4">
            <w:pPr>
              <w:jc w:val="both"/>
              <w:rPr>
                <w:del w:id="23" w:author="Dritsa, Dimitra" w:date="2025-07-07T15:21:00Z" w16du:dateUtc="2025-07-07T13:21:00Z"/>
                <w:rFonts w:ascii="Calibri" w:eastAsiaTheme="minorEastAsia" w:hAnsi="Calibri" w:cs="Calibri"/>
                <w:sz w:val="21"/>
                <w:szCs w:val="21"/>
                <w:highlight w:val="yellow"/>
                <w:lang w:eastAsia="en-US"/>
              </w:rPr>
            </w:pPr>
            <w:del w:id="24" w:author="Dritsa, Dimitra" w:date="2025-07-07T15:21:00Z" w16du:dateUtc="2025-07-07T13:21:00Z">
              <w:r w:rsidRPr="000F33C4" w:rsidDel="00370AD7">
                <w:rPr>
                  <w:rFonts w:ascii="Calibri" w:eastAsiaTheme="minorEastAsia" w:hAnsi="Calibri" w:cs="Calibri"/>
                  <w:sz w:val="21"/>
                  <w:szCs w:val="21"/>
                  <w:highlight w:val="yellow"/>
                  <w:lang w:eastAsia="en-US"/>
                </w:rPr>
                <w:delText xml:space="preserve">&lt;party name&gt; </w:delText>
              </w:r>
            </w:del>
          </w:p>
          <w:p w14:paraId="21CF15C0" w14:textId="41576C0A" w:rsidR="001B1815" w:rsidRPr="000F33C4" w:rsidDel="00370AD7" w:rsidRDefault="001B1815" w:rsidP="000F33C4">
            <w:pPr>
              <w:jc w:val="both"/>
              <w:rPr>
                <w:del w:id="25" w:author="Dritsa, Dimitra" w:date="2025-07-07T15:21:00Z" w16du:dateUtc="2025-07-07T13:21:00Z"/>
                <w:rFonts w:ascii="Calibri" w:hAnsi="Calibri" w:cs="Calibri"/>
                <w:sz w:val="21"/>
                <w:szCs w:val="21"/>
                <w:highlight w:val="yellow"/>
              </w:rPr>
            </w:pPr>
            <w:del w:id="26" w:author="Dritsa, Dimitra" w:date="2025-07-07T15:21:00Z" w16du:dateUtc="2025-07-07T13:21:00Z">
              <w:r w:rsidRPr="000F33C4" w:rsidDel="00370AD7">
                <w:rPr>
                  <w:rFonts w:ascii="Calibri" w:eastAsiaTheme="minorEastAsia" w:hAnsi="Calibri" w:cs="Calibri"/>
                  <w:sz w:val="21"/>
                  <w:szCs w:val="21"/>
                  <w:highlight w:val="yellow"/>
                  <w:lang w:eastAsia="en-US"/>
                </w:rPr>
                <w:delText>&lt;address&gt;</w:delText>
              </w:r>
            </w:del>
          </w:p>
        </w:tc>
        <w:tc>
          <w:tcPr>
            <w:tcW w:w="4626" w:type="dxa"/>
            <w:shd w:val="clear" w:color="auto" w:fill="FFFF00"/>
          </w:tcPr>
          <w:p w14:paraId="2082380D" w14:textId="0D0E6EC8" w:rsidR="001B1815" w:rsidRPr="000F33C4" w:rsidDel="00370AD7" w:rsidRDefault="00952CE8" w:rsidP="000F33C4">
            <w:pPr>
              <w:rPr>
                <w:del w:id="27" w:author="Dritsa, Dimitra" w:date="2025-07-07T15:21:00Z" w16du:dateUtc="2025-07-07T13:21:00Z"/>
                <w:rFonts w:ascii="Calibri" w:eastAsiaTheme="minorEastAsia" w:hAnsi="Calibri" w:cs="Calibri"/>
                <w:sz w:val="21"/>
                <w:szCs w:val="21"/>
                <w:highlight w:val="yellow"/>
                <w:lang w:eastAsia="en-US"/>
              </w:rPr>
            </w:pPr>
            <w:del w:id="28" w:author="Dritsa, Dimitra" w:date="2025-07-07T15:21:00Z" w16du:dateUtc="2025-07-07T13:21:00Z">
              <w:r w:rsidDel="00370AD7">
                <w:rPr>
                  <w:rFonts w:ascii="Calibri" w:eastAsiaTheme="minorEastAsia" w:hAnsi="Calibri" w:cs="Calibri"/>
                  <w:sz w:val="21"/>
                  <w:szCs w:val="21"/>
                  <w:highlight w:val="yellow"/>
                  <w:lang w:eastAsia="en-US"/>
                </w:rPr>
                <w:delText xml:space="preserve">[Data controller] OR [No access to personal data] </w:delText>
              </w:r>
            </w:del>
          </w:p>
        </w:tc>
      </w:tr>
      <w:tr w:rsidR="001B1815" w:rsidRPr="00A8632F" w:rsidDel="00370AD7" w14:paraId="2567E2E9" w14:textId="579CD4C4" w:rsidTr="000F33C4">
        <w:trPr>
          <w:del w:id="29" w:author="Dritsa, Dimitra" w:date="2025-07-07T15:21:00Z"/>
        </w:trPr>
        <w:tc>
          <w:tcPr>
            <w:tcW w:w="4390" w:type="dxa"/>
            <w:shd w:val="clear" w:color="auto" w:fill="FFFF00"/>
          </w:tcPr>
          <w:p w14:paraId="0E1696E6" w14:textId="1104C51C" w:rsidR="001B1815" w:rsidRPr="000F33C4" w:rsidDel="00370AD7" w:rsidRDefault="001B1815" w:rsidP="000F33C4">
            <w:pPr>
              <w:jc w:val="both"/>
              <w:rPr>
                <w:del w:id="30" w:author="Dritsa, Dimitra" w:date="2025-07-07T15:21:00Z" w16du:dateUtc="2025-07-07T13:21:00Z"/>
                <w:rFonts w:ascii="Calibri" w:eastAsiaTheme="minorEastAsia" w:hAnsi="Calibri" w:cs="Calibri"/>
                <w:i/>
                <w:iCs/>
                <w:sz w:val="21"/>
                <w:szCs w:val="21"/>
                <w:highlight w:val="yellow"/>
                <w:lang w:eastAsia="en-US"/>
              </w:rPr>
            </w:pPr>
            <w:del w:id="31" w:author="Dritsa, Dimitra" w:date="2025-07-07T15:21:00Z" w16du:dateUtc="2025-07-07T13:21:00Z">
              <w:r w:rsidRPr="000F33C4" w:rsidDel="00370AD7">
                <w:rPr>
                  <w:rFonts w:ascii="Calibri" w:eastAsiaTheme="minorEastAsia" w:hAnsi="Calibri" w:cs="Calibri"/>
                  <w:i/>
                  <w:iCs/>
                  <w:sz w:val="21"/>
                  <w:szCs w:val="21"/>
                  <w:highlight w:val="yellow"/>
                  <w:lang w:eastAsia="en-US"/>
                </w:rPr>
                <w:delText>etc.</w:delText>
              </w:r>
            </w:del>
          </w:p>
        </w:tc>
        <w:tc>
          <w:tcPr>
            <w:tcW w:w="4626" w:type="dxa"/>
            <w:shd w:val="clear" w:color="auto" w:fill="FFFF00"/>
          </w:tcPr>
          <w:p w14:paraId="13A7BF70" w14:textId="4E48BD8E" w:rsidR="001B1815" w:rsidRPr="008B6FF0" w:rsidDel="00370AD7" w:rsidRDefault="00952CE8" w:rsidP="000F33C4">
            <w:pPr>
              <w:rPr>
                <w:del w:id="32" w:author="Dritsa, Dimitra" w:date="2025-07-07T15:21:00Z" w16du:dateUtc="2025-07-07T13:21:00Z"/>
                <w:rFonts w:asciiTheme="minorHAnsi" w:hAnsiTheme="minorHAnsi" w:cstheme="minorHAnsi"/>
                <w:i/>
                <w:iCs/>
                <w:sz w:val="21"/>
                <w:szCs w:val="21"/>
              </w:rPr>
            </w:pPr>
            <w:del w:id="33" w:author="Dritsa, Dimitra" w:date="2025-07-07T15:21:00Z" w16du:dateUtc="2025-07-07T13:21:00Z">
              <w:r w:rsidDel="00370AD7">
                <w:rPr>
                  <w:rFonts w:ascii="Calibri" w:eastAsiaTheme="minorEastAsia" w:hAnsi="Calibri" w:cs="Calibri"/>
                  <w:sz w:val="21"/>
                  <w:szCs w:val="21"/>
                  <w:highlight w:val="yellow"/>
                  <w:lang w:eastAsia="en-US"/>
                </w:rPr>
                <w:delText xml:space="preserve">[Data controller] OR [No access to personal data] </w:delText>
              </w:r>
            </w:del>
          </w:p>
        </w:tc>
      </w:tr>
    </w:tbl>
    <w:p w14:paraId="1D78D977" w14:textId="77777777" w:rsidR="001B1815" w:rsidRDefault="001B1815" w:rsidP="001B1815">
      <w:pPr>
        <w:rPr>
          <w:rFonts w:asciiTheme="minorHAnsi" w:hAnsiTheme="minorHAnsi" w:cstheme="minorHAnsi"/>
          <w:sz w:val="21"/>
          <w:szCs w:val="21"/>
        </w:rPr>
      </w:pPr>
    </w:p>
    <w:p w14:paraId="403B7562" w14:textId="1878A603" w:rsidR="001B1815" w:rsidRPr="008E7B4E" w:rsidRDefault="001B1815" w:rsidP="008E7B4E">
      <w:pPr>
        <w:pStyle w:val="Heading3"/>
        <w:rPr>
          <w:rFonts w:asciiTheme="minorHAnsi" w:eastAsia="Times New Roman" w:hAnsiTheme="minorHAnsi" w:cstheme="minorHAnsi"/>
          <w:i/>
          <w:iCs/>
          <w:color w:val="auto"/>
          <w:sz w:val="21"/>
          <w:szCs w:val="21"/>
        </w:rPr>
      </w:pPr>
      <w:r w:rsidRPr="008E7B4E">
        <w:rPr>
          <w:rFonts w:asciiTheme="minorHAnsi" w:eastAsia="Times New Roman" w:hAnsiTheme="minorHAnsi" w:cstheme="minorHAnsi"/>
          <w:i/>
          <w:iCs/>
          <w:color w:val="auto"/>
          <w:sz w:val="21"/>
          <w:szCs w:val="21"/>
        </w:rPr>
        <w:t>How to contact us?</w:t>
      </w:r>
    </w:p>
    <w:tbl>
      <w:tblPr>
        <w:tblStyle w:val="TableGrid"/>
        <w:tblW w:w="0" w:type="auto"/>
        <w:tblLook w:val="04A0" w:firstRow="1" w:lastRow="0" w:firstColumn="1" w:lastColumn="0" w:noHBand="0" w:noVBand="1"/>
      </w:tblPr>
      <w:tblGrid>
        <w:gridCol w:w="4508"/>
        <w:gridCol w:w="4508"/>
      </w:tblGrid>
      <w:tr w:rsidR="001B1815" w14:paraId="42ED7836" w14:textId="77777777" w:rsidTr="000F33C4">
        <w:tc>
          <w:tcPr>
            <w:tcW w:w="4508" w:type="dxa"/>
          </w:tcPr>
          <w:p w14:paraId="4413118F" w14:textId="3E21C94F" w:rsidR="001B1815" w:rsidRPr="00916971" w:rsidRDefault="00370AD7" w:rsidP="000F33C4">
            <w:pPr>
              <w:rPr>
                <w:rFonts w:asciiTheme="minorHAnsi" w:hAnsiTheme="minorHAnsi" w:cstheme="minorHAnsi"/>
                <w:sz w:val="21"/>
                <w:szCs w:val="21"/>
              </w:rPr>
            </w:pPr>
            <w:ins w:id="34" w:author="Dritsa, Dimitra" w:date="2025-07-07T15:22:00Z" w16du:dateUtc="2025-07-07T13:22:00Z">
              <w:r>
                <w:rPr>
                  <w:rFonts w:asciiTheme="minorHAnsi" w:eastAsiaTheme="minorEastAsia" w:hAnsiTheme="minorHAnsi" w:cstheme="minorHAnsi"/>
                  <w:sz w:val="21"/>
                  <w:szCs w:val="21"/>
                  <w:highlight w:val="yellow"/>
                  <w:lang w:eastAsia="en-US"/>
                </w:rPr>
                <w:t>Dimitra Dritsa</w:t>
              </w:r>
            </w:ins>
            <w:r w:rsidR="001B1815" w:rsidRPr="000F33C4">
              <w:rPr>
                <w:rFonts w:asciiTheme="minorHAnsi" w:eastAsiaTheme="minorEastAsia" w:hAnsiTheme="minorHAnsi" w:cstheme="minorHAnsi"/>
                <w:sz w:val="21"/>
                <w:szCs w:val="21"/>
                <w:highlight w:val="yellow"/>
                <w:lang w:eastAsia="en-US"/>
              </w:rPr>
              <w:t xml:space="preserve"> </w:t>
            </w:r>
          </w:p>
        </w:tc>
        <w:tc>
          <w:tcPr>
            <w:tcW w:w="4508" w:type="dxa"/>
          </w:tcPr>
          <w:p w14:paraId="2A957670" w14:textId="662A5758" w:rsidR="001B1815" w:rsidRPr="00940974" w:rsidRDefault="00370AD7" w:rsidP="000F33C4">
            <w:pPr>
              <w:rPr>
                <w:rFonts w:asciiTheme="minorHAnsi" w:hAnsiTheme="minorHAnsi" w:cstheme="minorHAnsi"/>
                <w:sz w:val="21"/>
                <w:szCs w:val="21"/>
              </w:rPr>
            </w:pPr>
            <w:ins w:id="35" w:author="Dritsa, Dimitra" w:date="2025-07-07T15:22:00Z" w16du:dateUtc="2025-07-07T13:22:00Z">
              <w:r>
                <w:rPr>
                  <w:rFonts w:asciiTheme="minorHAnsi" w:eastAsiaTheme="minorEastAsia" w:hAnsiTheme="minorHAnsi" w:cstheme="minorHAnsi"/>
                  <w:sz w:val="21"/>
                  <w:szCs w:val="21"/>
                  <w:lang w:eastAsia="en-US"/>
                </w:rPr>
                <w:t>d.dritsa@tue.nl</w:t>
              </w:r>
            </w:ins>
          </w:p>
        </w:tc>
      </w:tr>
      <w:tr w:rsidR="001B1815" w14:paraId="06686FBC" w14:textId="77777777" w:rsidTr="000F33C4">
        <w:tc>
          <w:tcPr>
            <w:tcW w:w="4508" w:type="dxa"/>
          </w:tcPr>
          <w:p w14:paraId="2B297B12" w14:textId="7F6CB2EC" w:rsidR="001B1815" w:rsidRPr="00940974" w:rsidRDefault="001B1815" w:rsidP="000F33C4">
            <w:pPr>
              <w:rPr>
                <w:rFonts w:asciiTheme="minorHAnsi" w:hAnsiTheme="minorHAnsi" w:cstheme="minorHAnsi"/>
                <w:sz w:val="21"/>
                <w:szCs w:val="21"/>
              </w:rPr>
            </w:pPr>
            <w:r w:rsidRPr="000F33C4">
              <w:rPr>
                <w:rFonts w:asciiTheme="minorHAnsi" w:hAnsiTheme="minorHAnsi" w:cstheme="minorHAnsi"/>
                <w:sz w:val="21"/>
                <w:szCs w:val="21"/>
                <w:highlight w:val="yellow"/>
              </w:rPr>
              <w:t>Privacy Operations</w:t>
            </w:r>
          </w:p>
        </w:tc>
        <w:tc>
          <w:tcPr>
            <w:tcW w:w="4508" w:type="dxa"/>
          </w:tcPr>
          <w:p w14:paraId="71633801" w14:textId="08868715" w:rsidR="001B1815" w:rsidRPr="00940974" w:rsidRDefault="001B1815" w:rsidP="000F33C4">
            <w:pPr>
              <w:rPr>
                <w:rFonts w:asciiTheme="minorHAnsi" w:hAnsiTheme="minorHAnsi" w:cstheme="minorHAnsi"/>
                <w:sz w:val="21"/>
                <w:szCs w:val="21"/>
              </w:rPr>
            </w:pPr>
            <w:hyperlink r:id="rId11" w:history="1">
              <w:r w:rsidRPr="000F33C4">
                <w:rPr>
                  <w:rStyle w:val="Hyperlink"/>
                  <w:rFonts w:asciiTheme="minorHAnsi" w:hAnsiTheme="minorHAnsi" w:cstheme="minorHAnsi"/>
                  <w:sz w:val="21"/>
                  <w:szCs w:val="21"/>
                  <w:highlight w:val="yellow"/>
                </w:rPr>
                <w:t>privacy@tue.nl</w:t>
              </w:r>
            </w:hyperlink>
            <w:r w:rsidRPr="000F33C4">
              <w:rPr>
                <w:rFonts w:asciiTheme="minorHAnsi" w:hAnsiTheme="minorHAnsi" w:cstheme="minorHAnsi"/>
                <w:sz w:val="21"/>
                <w:szCs w:val="21"/>
                <w:highlight w:val="yellow"/>
              </w:rPr>
              <w:t xml:space="preserve"> </w:t>
            </w:r>
          </w:p>
        </w:tc>
      </w:tr>
      <w:tr w:rsidR="001B1815" w14:paraId="17DC5E2E" w14:textId="77777777" w:rsidTr="000F33C4">
        <w:tc>
          <w:tcPr>
            <w:tcW w:w="4508" w:type="dxa"/>
          </w:tcPr>
          <w:p w14:paraId="6F932C07" w14:textId="77777777" w:rsidR="001B1815" w:rsidRPr="000F33C4" w:rsidRDefault="001B1815" w:rsidP="000F33C4">
            <w:pPr>
              <w:rPr>
                <w:rFonts w:asciiTheme="minorHAnsi" w:hAnsiTheme="minorHAnsi" w:cstheme="minorHAnsi"/>
                <w:sz w:val="21"/>
                <w:szCs w:val="21"/>
                <w:highlight w:val="yellow"/>
              </w:rPr>
            </w:pPr>
            <w:r w:rsidRPr="000F33C4">
              <w:rPr>
                <w:rFonts w:asciiTheme="minorHAnsi" w:hAnsiTheme="minorHAnsi" w:cstheme="minorHAnsi"/>
                <w:sz w:val="21"/>
                <w:szCs w:val="21"/>
                <w:highlight w:val="yellow"/>
              </w:rPr>
              <w:t>Data Protection Officer</w:t>
            </w:r>
          </w:p>
        </w:tc>
        <w:tc>
          <w:tcPr>
            <w:tcW w:w="4508" w:type="dxa"/>
          </w:tcPr>
          <w:p w14:paraId="7C0CF33D" w14:textId="6473BF32" w:rsidR="001B1815" w:rsidRPr="000F33C4" w:rsidRDefault="001B1815" w:rsidP="000F33C4">
            <w:pPr>
              <w:rPr>
                <w:rFonts w:asciiTheme="minorHAnsi" w:hAnsiTheme="minorHAnsi" w:cstheme="minorHAnsi"/>
                <w:sz w:val="21"/>
                <w:szCs w:val="21"/>
                <w:highlight w:val="yellow"/>
              </w:rPr>
            </w:pPr>
            <w:hyperlink r:id="rId12" w:history="1">
              <w:r w:rsidRPr="000F33C4">
                <w:rPr>
                  <w:rStyle w:val="Hyperlink"/>
                  <w:rFonts w:asciiTheme="minorHAnsi" w:hAnsiTheme="minorHAnsi" w:cstheme="minorHAnsi"/>
                  <w:sz w:val="21"/>
                  <w:szCs w:val="21"/>
                  <w:highlight w:val="yellow"/>
                </w:rPr>
                <w:t>dataprotectionofficer@tue.nl</w:t>
              </w:r>
            </w:hyperlink>
            <w:r w:rsidRPr="000F33C4">
              <w:rPr>
                <w:rFonts w:asciiTheme="minorHAnsi" w:hAnsiTheme="minorHAnsi" w:cstheme="minorHAnsi"/>
                <w:sz w:val="21"/>
                <w:szCs w:val="21"/>
                <w:highlight w:val="yellow"/>
              </w:rPr>
              <w:t xml:space="preserve"> </w:t>
            </w:r>
          </w:p>
        </w:tc>
      </w:tr>
    </w:tbl>
    <w:p w14:paraId="47BAD438" w14:textId="77777777" w:rsidR="001B1815" w:rsidRDefault="001B1815" w:rsidP="00E527A3">
      <w:pPr>
        <w:rPr>
          <w:rFonts w:ascii="Calibri" w:hAnsi="Calibri" w:cs="Calibri"/>
          <w:sz w:val="21"/>
          <w:szCs w:val="21"/>
        </w:rPr>
      </w:pPr>
    </w:p>
    <w:p w14:paraId="5CF547AF" w14:textId="77777777" w:rsidR="00E7705A" w:rsidRPr="000F33C4" w:rsidRDefault="0037298E" w:rsidP="00E7705A">
      <w:pPr>
        <w:pStyle w:val="Heading2"/>
        <w:rPr>
          <w:rFonts w:cstheme="minorHAnsi"/>
          <w:bCs/>
          <w:szCs w:val="24"/>
        </w:rPr>
      </w:pPr>
      <w:r>
        <w:t xml:space="preserve">3. </w:t>
      </w:r>
      <w:r w:rsidR="00E7705A" w:rsidRPr="000F33C4">
        <w:rPr>
          <w:rFonts w:cstheme="minorHAnsi"/>
          <w:bCs/>
          <w:szCs w:val="24"/>
        </w:rPr>
        <w:t>What will taking part in the research project involve?</w:t>
      </w:r>
    </w:p>
    <w:p w14:paraId="48CBDCFD" w14:textId="77777777" w:rsidR="00E7705A" w:rsidRPr="00432852" w:rsidRDefault="00E7705A" w:rsidP="00E7705A">
      <w:pPr>
        <w:pStyle w:val="NormalWeb"/>
        <w:spacing w:before="0" w:beforeAutospacing="0" w:after="0" w:afterAutospacing="0"/>
        <w:rPr>
          <w:rFonts w:ascii="Calibri" w:hAnsi="Calibri" w:cs="Calibri"/>
          <w:sz w:val="21"/>
          <w:szCs w:val="21"/>
        </w:rPr>
      </w:pPr>
      <w:r>
        <w:rPr>
          <w:rFonts w:ascii="Calibri" w:hAnsi="Calibri" w:cs="Calibri"/>
          <w:sz w:val="21"/>
          <w:szCs w:val="21"/>
        </w:rPr>
        <w:t>In the research</w:t>
      </w:r>
      <w:r w:rsidRPr="00432852">
        <w:rPr>
          <w:rFonts w:ascii="Calibri" w:hAnsi="Calibri" w:cs="Calibri"/>
          <w:sz w:val="21"/>
          <w:szCs w:val="21"/>
        </w:rPr>
        <w:t xml:space="preserve"> project we will </w:t>
      </w:r>
      <w:r>
        <w:rPr>
          <w:rFonts w:ascii="Calibri" w:hAnsi="Calibri" w:cs="Calibri"/>
          <w:sz w:val="21"/>
          <w:szCs w:val="21"/>
        </w:rPr>
        <w:t>collect your personal</w:t>
      </w:r>
      <w:r w:rsidRPr="00432852">
        <w:rPr>
          <w:rFonts w:ascii="Calibri" w:hAnsi="Calibri" w:cs="Calibri"/>
          <w:sz w:val="21"/>
          <w:szCs w:val="21"/>
        </w:rPr>
        <w:t xml:space="preserve"> </w:t>
      </w:r>
      <w:r w:rsidRPr="00FA4EA1">
        <w:rPr>
          <w:rFonts w:ascii="Calibri" w:hAnsi="Calibri" w:cs="Calibri"/>
          <w:sz w:val="21"/>
          <w:szCs w:val="21"/>
        </w:rPr>
        <w:t xml:space="preserve">data </w:t>
      </w:r>
      <w:commentRangeStart w:id="36"/>
      <w:r w:rsidRPr="000F33C4">
        <w:rPr>
          <w:rFonts w:ascii="Calibri" w:hAnsi="Calibri" w:cs="Calibri"/>
          <w:sz w:val="21"/>
          <w:szCs w:val="21"/>
        </w:rPr>
        <w:t xml:space="preserve">using the </w:t>
      </w:r>
      <w:r>
        <w:rPr>
          <w:rFonts w:ascii="Calibri" w:hAnsi="Calibri" w:cs="Calibri"/>
          <w:sz w:val="21"/>
          <w:szCs w:val="21"/>
        </w:rPr>
        <w:t xml:space="preserve">following </w:t>
      </w:r>
      <w:r w:rsidRPr="000F33C4">
        <w:rPr>
          <w:rFonts w:ascii="Calibri" w:hAnsi="Calibri" w:cs="Calibri"/>
          <w:sz w:val="21"/>
          <w:szCs w:val="21"/>
        </w:rPr>
        <w:t>methods:</w:t>
      </w:r>
      <w:commentRangeEnd w:id="36"/>
      <w:r w:rsidRPr="00FA4EA1">
        <w:rPr>
          <w:rStyle w:val="CommentReference"/>
          <w:rFonts w:asciiTheme="minorHAnsi" w:eastAsiaTheme="minorHAnsi" w:hAnsiTheme="minorHAnsi" w:cstheme="minorBidi"/>
          <w:lang w:eastAsia="en-US"/>
        </w:rPr>
        <w:commentReference w:id="36"/>
      </w:r>
      <w:r w:rsidRPr="00432852">
        <w:rPr>
          <w:rFonts w:ascii="Calibri" w:hAnsi="Calibri" w:cs="Calibri"/>
          <w:sz w:val="21"/>
          <w:szCs w:val="21"/>
        </w:rPr>
        <w:t xml:space="preserve"> </w:t>
      </w:r>
    </w:p>
    <w:p w14:paraId="2FE3BDEB" w14:textId="1BA84CC3" w:rsidR="00E7705A" w:rsidRPr="000F33C4" w:rsidRDefault="00370AD7" w:rsidP="00E7705A">
      <w:pPr>
        <w:pStyle w:val="NormalWeb"/>
        <w:numPr>
          <w:ilvl w:val="0"/>
          <w:numId w:val="22"/>
        </w:numPr>
        <w:spacing w:before="0" w:beforeAutospacing="0"/>
        <w:ind w:left="426" w:hanging="284"/>
        <w:rPr>
          <w:sz w:val="22"/>
          <w:szCs w:val="22"/>
          <w:highlight w:val="yellow"/>
        </w:rPr>
      </w:pPr>
      <w:ins w:id="37" w:author="Dritsa, Dimitra" w:date="2025-07-07T15:24:00Z" w16du:dateUtc="2025-07-07T13:24:00Z">
        <w:r>
          <w:rPr>
            <w:rFonts w:ascii="Calibri" w:hAnsi="Calibri" w:cs="Calibri"/>
            <w:sz w:val="21"/>
            <w:szCs w:val="21"/>
            <w:highlight w:val="yellow"/>
          </w:rPr>
          <w:t>Asking you to interact with various data</w:t>
        </w:r>
      </w:ins>
      <w:ins w:id="38" w:author="Dritsa, Dimitra" w:date="2025-07-07T15:25:00Z" w16du:dateUtc="2025-07-07T13:25:00Z">
        <w:r>
          <w:rPr>
            <w:rFonts w:ascii="Calibri" w:hAnsi="Calibri" w:cs="Calibri"/>
            <w:sz w:val="21"/>
            <w:szCs w:val="21"/>
            <w:highlight w:val="yellow"/>
          </w:rPr>
          <w:t xml:space="preserve"> </w:t>
        </w:r>
      </w:ins>
      <w:proofErr w:type="spellStart"/>
      <w:ins w:id="39" w:author="Dritsa, Dimitra" w:date="2025-07-07T15:24:00Z" w16du:dateUtc="2025-07-07T13:24:00Z">
        <w:r>
          <w:rPr>
            <w:rFonts w:ascii="Calibri" w:hAnsi="Calibri" w:cs="Calibri"/>
            <w:sz w:val="21"/>
            <w:szCs w:val="21"/>
            <w:highlight w:val="yellow"/>
          </w:rPr>
          <w:t>visualisations</w:t>
        </w:r>
        <w:proofErr w:type="spellEnd"/>
        <w:r>
          <w:rPr>
            <w:rFonts w:ascii="Calibri" w:hAnsi="Calibri" w:cs="Calibri"/>
            <w:sz w:val="21"/>
            <w:szCs w:val="21"/>
            <w:highlight w:val="yellow"/>
          </w:rPr>
          <w:t xml:space="preserve"> while </w:t>
        </w:r>
      </w:ins>
      <w:ins w:id="40" w:author="Dritsa, Dimitra" w:date="2025-07-07T15:25:00Z" w16du:dateUtc="2025-07-07T13:25:00Z">
        <w:r>
          <w:rPr>
            <w:rFonts w:ascii="Calibri" w:hAnsi="Calibri" w:cs="Calibri"/>
            <w:sz w:val="21"/>
            <w:szCs w:val="21"/>
            <w:highlight w:val="yellow"/>
          </w:rPr>
          <w:t xml:space="preserve">we record your interactions </w:t>
        </w:r>
      </w:ins>
      <w:ins w:id="41" w:author="Dritsa, Dimitra" w:date="2025-07-07T15:26:00Z" w16du:dateUtc="2025-07-07T13:26:00Z">
        <w:r>
          <w:rPr>
            <w:rFonts w:ascii="Calibri" w:hAnsi="Calibri" w:cs="Calibri"/>
            <w:sz w:val="21"/>
            <w:szCs w:val="21"/>
            <w:highlight w:val="yellow"/>
          </w:rPr>
          <w:t xml:space="preserve">via video, screen recording and eye tracking, </w:t>
        </w:r>
      </w:ins>
      <w:ins w:id="42" w:author="Dritsa, Dimitra" w:date="2025-07-07T15:25:00Z" w16du:dateUtc="2025-07-07T13:25:00Z">
        <w:r>
          <w:rPr>
            <w:rFonts w:ascii="Calibri" w:hAnsi="Calibri" w:cs="Calibri"/>
            <w:sz w:val="21"/>
            <w:szCs w:val="21"/>
            <w:highlight w:val="yellow"/>
          </w:rPr>
          <w:t>and the explanation of your thoughts</w:t>
        </w:r>
      </w:ins>
      <w:ins w:id="43" w:author="Dritsa, Dimitra" w:date="2025-07-07T15:26:00Z" w16du:dateUtc="2025-07-07T13:26:00Z">
        <w:r>
          <w:rPr>
            <w:rFonts w:ascii="Calibri" w:hAnsi="Calibri" w:cs="Calibri"/>
            <w:sz w:val="21"/>
            <w:szCs w:val="21"/>
            <w:highlight w:val="yellow"/>
          </w:rPr>
          <w:t xml:space="preserve"> via audi</w:t>
        </w:r>
      </w:ins>
      <w:ins w:id="44" w:author="Dritsa, Dimitra" w:date="2025-07-07T15:27:00Z" w16du:dateUtc="2025-07-07T13:27:00Z">
        <w:r>
          <w:rPr>
            <w:rFonts w:ascii="Calibri" w:hAnsi="Calibri" w:cs="Calibri"/>
            <w:sz w:val="21"/>
            <w:szCs w:val="21"/>
            <w:highlight w:val="yellow"/>
          </w:rPr>
          <w:t>o recording</w:t>
        </w:r>
      </w:ins>
      <w:ins w:id="45" w:author="Dritsa, Dimitra" w:date="2025-07-07T15:25:00Z" w16du:dateUtc="2025-07-07T13:25:00Z">
        <w:r>
          <w:rPr>
            <w:rFonts w:ascii="Calibri" w:hAnsi="Calibri" w:cs="Calibri"/>
            <w:sz w:val="21"/>
            <w:szCs w:val="21"/>
            <w:highlight w:val="yellow"/>
          </w:rPr>
          <w:t xml:space="preserve">. Also, we will interview you afterwards about your experiences during these </w:t>
        </w:r>
      </w:ins>
      <w:ins w:id="46" w:author="Dritsa, Dimitra" w:date="2025-07-07T15:26:00Z" w16du:dateUtc="2025-07-07T13:26:00Z">
        <w:r>
          <w:rPr>
            <w:rFonts w:ascii="Calibri" w:hAnsi="Calibri" w:cs="Calibri"/>
            <w:sz w:val="21"/>
            <w:szCs w:val="21"/>
            <w:highlight w:val="yellow"/>
          </w:rPr>
          <w:t>interactions, we will record your answers via audio, and make a transcript of the interview.</w:t>
        </w:r>
      </w:ins>
      <w:ins w:id="47" w:author="Dritsa, Dimitra" w:date="2025-07-07T15:25:00Z" w16du:dateUtc="2025-07-07T13:25:00Z">
        <w:r>
          <w:rPr>
            <w:rFonts w:ascii="Calibri" w:hAnsi="Calibri" w:cs="Calibri"/>
            <w:sz w:val="21"/>
            <w:szCs w:val="21"/>
            <w:highlight w:val="yellow"/>
          </w:rPr>
          <w:t xml:space="preserve"> </w:t>
        </w:r>
      </w:ins>
    </w:p>
    <w:p w14:paraId="41128EE8" w14:textId="77777777" w:rsidR="00680C5E" w:rsidRPr="00A93004" w:rsidRDefault="00680C5E" w:rsidP="00BA5A3C">
      <w:pPr>
        <w:rPr>
          <w:lang w:val="nl-NL"/>
        </w:rPr>
      </w:pPr>
    </w:p>
    <w:p w14:paraId="699741C1" w14:textId="2EE9CADE" w:rsidR="00504C42" w:rsidRPr="004F649A" w:rsidRDefault="0037298E" w:rsidP="00FA5111">
      <w:pPr>
        <w:pStyle w:val="Heading2"/>
      </w:pPr>
      <w:r>
        <w:t xml:space="preserve">4. </w:t>
      </w:r>
      <w:r w:rsidR="00504C42">
        <w:t>What p</w:t>
      </w:r>
      <w:r w:rsidR="00504C42" w:rsidRPr="004F649A">
        <w:t>ersonal data from you do we gather and process?</w:t>
      </w:r>
    </w:p>
    <w:p w14:paraId="735A9175" w14:textId="77777777" w:rsidR="00D2122A" w:rsidRPr="008F48C2" w:rsidRDefault="00D2122A" w:rsidP="00D2122A">
      <w:pPr>
        <w:rPr>
          <w:rFonts w:asciiTheme="minorHAnsi" w:hAnsiTheme="minorHAnsi" w:cstheme="minorHAnsi"/>
          <w:sz w:val="21"/>
          <w:szCs w:val="21"/>
        </w:rPr>
      </w:pPr>
      <w:commentRangeStart w:id="48"/>
      <w:r w:rsidRPr="008F48C2">
        <w:rPr>
          <w:rFonts w:asciiTheme="minorHAnsi" w:hAnsiTheme="minorHAnsi" w:cstheme="minorHAnsi"/>
          <w:sz w:val="21"/>
          <w:szCs w:val="21"/>
        </w:rPr>
        <w:t>We collect and process the</w:t>
      </w:r>
      <w:r>
        <w:rPr>
          <w:rFonts w:asciiTheme="minorHAnsi" w:hAnsiTheme="minorHAnsi" w:cstheme="minorHAnsi"/>
          <w:sz w:val="21"/>
          <w:szCs w:val="21"/>
        </w:rPr>
        <w:t xml:space="preserve"> following</w:t>
      </w:r>
      <w:r w:rsidRPr="008F48C2">
        <w:rPr>
          <w:rFonts w:asciiTheme="minorHAnsi" w:hAnsiTheme="minorHAnsi" w:cstheme="minorHAnsi"/>
          <w:sz w:val="21"/>
          <w:szCs w:val="21"/>
        </w:rPr>
        <w:t xml:space="preserve"> personal data</w:t>
      </w:r>
      <w:r>
        <w:rPr>
          <w:rFonts w:asciiTheme="minorHAnsi" w:hAnsiTheme="minorHAnsi" w:cstheme="minorHAnsi"/>
          <w:sz w:val="21"/>
          <w:szCs w:val="21"/>
        </w:rPr>
        <w:t xml:space="preserve"> which is necessary</w:t>
      </w:r>
      <w:r w:rsidRPr="008F48C2">
        <w:rPr>
          <w:rFonts w:asciiTheme="minorHAnsi" w:hAnsiTheme="minorHAnsi" w:cstheme="minorHAnsi"/>
          <w:sz w:val="21"/>
          <w:szCs w:val="21"/>
        </w:rPr>
        <w:t xml:space="preserve"> for </w:t>
      </w:r>
      <w:r>
        <w:rPr>
          <w:rFonts w:asciiTheme="minorHAnsi" w:hAnsiTheme="minorHAnsi" w:cstheme="minorHAnsi"/>
          <w:sz w:val="21"/>
          <w:szCs w:val="21"/>
        </w:rPr>
        <w:t xml:space="preserve">the </w:t>
      </w:r>
      <w:r w:rsidRPr="008F48C2">
        <w:rPr>
          <w:rFonts w:asciiTheme="minorHAnsi" w:hAnsiTheme="minorHAnsi" w:cstheme="minorHAnsi"/>
          <w:sz w:val="21"/>
          <w:szCs w:val="21"/>
        </w:rPr>
        <w:t>project purpose:</w:t>
      </w:r>
      <w:commentRangeEnd w:id="48"/>
      <w:r w:rsidRPr="008F48C2">
        <w:rPr>
          <w:rStyle w:val="CommentReference"/>
          <w:rFonts w:asciiTheme="minorHAnsi" w:eastAsiaTheme="minorHAnsi" w:hAnsiTheme="minorHAnsi" w:cstheme="minorHAnsi"/>
          <w:sz w:val="21"/>
          <w:szCs w:val="21"/>
        </w:rPr>
        <w:commentReference w:id="48"/>
      </w:r>
      <w:r w:rsidRPr="008F48C2">
        <w:rPr>
          <w:rFonts w:asciiTheme="minorHAnsi" w:hAnsiTheme="minorHAnsi" w:cstheme="minorHAnsi"/>
          <w:sz w:val="21"/>
          <w:szCs w:val="21"/>
        </w:rPr>
        <w:t xml:space="preserve"> </w:t>
      </w:r>
    </w:p>
    <w:tbl>
      <w:tblPr>
        <w:tblStyle w:val="TableGrid"/>
        <w:tblW w:w="0" w:type="auto"/>
        <w:tblLook w:val="04A0" w:firstRow="1" w:lastRow="0" w:firstColumn="1" w:lastColumn="0" w:noHBand="0" w:noVBand="1"/>
      </w:tblPr>
      <w:tblGrid>
        <w:gridCol w:w="1441"/>
        <w:gridCol w:w="2116"/>
        <w:gridCol w:w="2989"/>
        <w:gridCol w:w="2470"/>
      </w:tblGrid>
      <w:tr w:rsidR="00D2122A" w14:paraId="5CEB7B62" w14:textId="77777777" w:rsidTr="00FA1221">
        <w:tc>
          <w:tcPr>
            <w:tcW w:w="1441" w:type="dxa"/>
          </w:tcPr>
          <w:p w14:paraId="748B2D50" w14:textId="77777777" w:rsidR="00D2122A" w:rsidRPr="008F48C2" w:rsidRDefault="00D2122A" w:rsidP="000F33C4">
            <w:pPr>
              <w:rPr>
                <w:rFonts w:asciiTheme="minorHAnsi" w:hAnsiTheme="minorHAnsi" w:cs="Calibri"/>
                <w:b/>
                <w:bCs/>
                <w:sz w:val="21"/>
                <w:szCs w:val="21"/>
                <w:lang w:val="nl-NL"/>
              </w:rPr>
            </w:pPr>
            <w:r w:rsidRPr="008F48C2">
              <w:rPr>
                <w:rFonts w:asciiTheme="minorHAnsi" w:hAnsiTheme="minorHAnsi" w:cs="Calibri"/>
                <w:b/>
                <w:bCs/>
                <w:sz w:val="21"/>
                <w:szCs w:val="21"/>
                <w:lang w:val="nl-NL"/>
              </w:rPr>
              <w:lastRenderedPageBreak/>
              <w:t>Category</w:t>
            </w:r>
            <w:r>
              <w:rPr>
                <w:rFonts w:asciiTheme="minorHAnsi" w:hAnsiTheme="minorHAnsi" w:cs="Calibri"/>
                <w:b/>
                <w:bCs/>
                <w:sz w:val="21"/>
                <w:szCs w:val="21"/>
                <w:lang w:val="nl-NL"/>
              </w:rPr>
              <w:t xml:space="preserve"> and type</w:t>
            </w:r>
          </w:p>
        </w:tc>
        <w:tc>
          <w:tcPr>
            <w:tcW w:w="2116" w:type="dxa"/>
          </w:tcPr>
          <w:p w14:paraId="1A5640FD" w14:textId="77777777" w:rsidR="00D2122A" w:rsidRPr="008F48C2" w:rsidRDefault="00D2122A" w:rsidP="000F33C4">
            <w:pPr>
              <w:rPr>
                <w:rFonts w:asciiTheme="minorHAnsi" w:hAnsiTheme="minorHAnsi" w:cs="Calibri"/>
                <w:b/>
                <w:bCs/>
                <w:sz w:val="21"/>
                <w:szCs w:val="21"/>
                <w:lang w:val="nl-NL"/>
              </w:rPr>
            </w:pPr>
            <w:r w:rsidRPr="008F48C2">
              <w:rPr>
                <w:rFonts w:asciiTheme="minorHAnsi" w:hAnsiTheme="minorHAnsi" w:cs="Calibri"/>
                <w:b/>
                <w:bCs/>
                <w:sz w:val="21"/>
                <w:szCs w:val="21"/>
                <w:lang w:val="nl-NL"/>
              </w:rPr>
              <w:t>Personal data</w:t>
            </w:r>
          </w:p>
        </w:tc>
        <w:tc>
          <w:tcPr>
            <w:tcW w:w="2989" w:type="dxa"/>
          </w:tcPr>
          <w:p w14:paraId="7A07E52D" w14:textId="77777777" w:rsidR="00D2122A" w:rsidRPr="008F48C2" w:rsidRDefault="00D2122A" w:rsidP="000F33C4">
            <w:pPr>
              <w:rPr>
                <w:rFonts w:asciiTheme="minorHAnsi" w:hAnsiTheme="minorHAnsi" w:cs="Calibri"/>
                <w:b/>
                <w:bCs/>
                <w:sz w:val="21"/>
                <w:szCs w:val="21"/>
                <w:lang w:val="nl-NL"/>
              </w:rPr>
            </w:pPr>
            <w:r w:rsidRPr="008F48C2">
              <w:rPr>
                <w:rFonts w:asciiTheme="minorHAnsi" w:hAnsiTheme="minorHAnsi" w:cs="Calibri"/>
                <w:b/>
                <w:bCs/>
                <w:sz w:val="21"/>
                <w:szCs w:val="21"/>
                <w:lang w:val="nl-NL"/>
              </w:rPr>
              <w:t>Purpose</w:t>
            </w:r>
          </w:p>
        </w:tc>
        <w:tc>
          <w:tcPr>
            <w:tcW w:w="2470" w:type="dxa"/>
          </w:tcPr>
          <w:p w14:paraId="1BEFE330" w14:textId="77777777" w:rsidR="00D2122A" w:rsidRPr="008F48C2" w:rsidRDefault="00D2122A" w:rsidP="000F33C4">
            <w:pPr>
              <w:rPr>
                <w:rFonts w:asciiTheme="minorHAnsi" w:hAnsiTheme="minorHAnsi" w:cs="Calibri"/>
                <w:b/>
                <w:bCs/>
                <w:sz w:val="21"/>
                <w:szCs w:val="21"/>
              </w:rPr>
            </w:pPr>
            <w:r w:rsidRPr="008F48C2">
              <w:rPr>
                <w:rFonts w:asciiTheme="minorHAnsi" w:hAnsiTheme="minorHAnsi" w:cs="Calibri"/>
                <w:b/>
                <w:bCs/>
                <w:sz w:val="21"/>
                <w:szCs w:val="21"/>
              </w:rPr>
              <w:t xml:space="preserve"> </w:t>
            </w:r>
            <w:r>
              <w:rPr>
                <w:rFonts w:ascii="Calibri" w:hAnsi="Calibri" w:cs="Calibri"/>
                <w:b/>
                <w:bCs/>
                <w:sz w:val="21"/>
                <w:szCs w:val="21"/>
              </w:rPr>
              <w:t>R</w:t>
            </w:r>
            <w:commentRangeStart w:id="49"/>
            <w:r w:rsidRPr="008F48C2">
              <w:rPr>
                <w:rFonts w:ascii="Calibri" w:hAnsi="Calibri" w:cs="Calibri"/>
                <w:b/>
                <w:bCs/>
                <w:sz w:val="21"/>
                <w:szCs w:val="21"/>
              </w:rPr>
              <w:t>etention period</w:t>
            </w:r>
            <w:commentRangeEnd w:id="49"/>
            <w:r w:rsidRPr="008F48C2">
              <w:rPr>
                <w:rStyle w:val="CommentReference"/>
                <w:rFonts w:asciiTheme="minorHAnsi" w:eastAsiaTheme="minorHAnsi" w:hAnsiTheme="minorHAnsi" w:cstheme="minorBidi"/>
                <w:b/>
                <w:bCs/>
                <w:lang w:val="en-GB" w:eastAsia="en-US"/>
              </w:rPr>
              <w:commentReference w:id="49"/>
            </w:r>
          </w:p>
        </w:tc>
      </w:tr>
      <w:tr w:rsidR="00D2122A" w:rsidRPr="001D0420" w14:paraId="201A631F" w14:textId="77777777" w:rsidTr="00FA1221">
        <w:tc>
          <w:tcPr>
            <w:tcW w:w="1441" w:type="dxa"/>
          </w:tcPr>
          <w:p w14:paraId="50E93B5D" w14:textId="77777777" w:rsidR="00D2122A" w:rsidRPr="000F33C4" w:rsidRDefault="00D2122A" w:rsidP="000F33C4">
            <w:pPr>
              <w:rPr>
                <w:rFonts w:asciiTheme="minorHAnsi" w:hAnsiTheme="minorHAnsi" w:cs="Calibri"/>
                <w:i/>
                <w:iCs/>
                <w:sz w:val="21"/>
                <w:szCs w:val="21"/>
                <w:lang w:val="pt-BR"/>
              </w:rPr>
            </w:pPr>
            <w:r w:rsidRPr="000F33C4">
              <w:rPr>
                <w:rFonts w:asciiTheme="minorHAnsi" w:hAnsiTheme="minorHAnsi" w:cs="Calibri"/>
                <w:i/>
                <w:iCs/>
                <w:sz w:val="21"/>
                <w:szCs w:val="21"/>
                <w:lang w:val="pt-BR"/>
              </w:rPr>
              <w:t>Contact data</w:t>
            </w:r>
          </w:p>
          <w:p w14:paraId="1E9733AE" w14:textId="77777777" w:rsidR="00D2122A" w:rsidRPr="000F33C4" w:rsidRDefault="00D2122A" w:rsidP="000F33C4">
            <w:pPr>
              <w:rPr>
                <w:rFonts w:asciiTheme="minorHAnsi" w:hAnsiTheme="minorHAnsi" w:cs="Calibri"/>
                <w:i/>
                <w:iCs/>
                <w:sz w:val="18"/>
                <w:szCs w:val="18"/>
                <w:lang w:val="pt-BR"/>
              </w:rPr>
            </w:pPr>
            <w:r w:rsidRPr="000F33C4">
              <w:rPr>
                <w:rFonts w:asciiTheme="minorHAnsi" w:hAnsiTheme="minorHAnsi" w:cs="Calibri"/>
                <w:i/>
                <w:iCs/>
                <w:sz w:val="18"/>
                <w:szCs w:val="18"/>
                <w:lang w:val="pt-BR"/>
              </w:rPr>
              <w:t>(regular personal data)</w:t>
            </w:r>
          </w:p>
        </w:tc>
        <w:tc>
          <w:tcPr>
            <w:tcW w:w="2116" w:type="dxa"/>
          </w:tcPr>
          <w:p w14:paraId="29A66C56" w14:textId="67229FC8" w:rsidR="00D2122A" w:rsidRPr="00534660" w:rsidRDefault="00D2122A" w:rsidP="000F33C4">
            <w:pPr>
              <w:rPr>
                <w:rFonts w:asciiTheme="minorHAnsi" w:hAnsiTheme="minorHAnsi" w:cs="Calibri"/>
                <w:i/>
                <w:iCs/>
                <w:sz w:val="21"/>
                <w:szCs w:val="21"/>
              </w:rPr>
            </w:pPr>
            <w:r w:rsidRPr="55F99BF4">
              <w:rPr>
                <w:rFonts w:asciiTheme="minorHAnsi" w:hAnsiTheme="minorHAnsi" w:cs="Calibri"/>
                <w:i/>
                <w:sz w:val="21"/>
                <w:szCs w:val="21"/>
              </w:rPr>
              <w:t>Na</w:t>
            </w:r>
            <w:r>
              <w:rPr>
                <w:rFonts w:asciiTheme="minorHAnsi" w:hAnsiTheme="minorHAnsi" w:cs="Calibri"/>
                <w:i/>
                <w:sz w:val="21"/>
                <w:szCs w:val="21"/>
              </w:rPr>
              <w:t>me</w:t>
            </w:r>
          </w:p>
        </w:tc>
        <w:tc>
          <w:tcPr>
            <w:tcW w:w="2989" w:type="dxa"/>
          </w:tcPr>
          <w:p w14:paraId="7096D5B6" w14:textId="77777777" w:rsidR="00D2122A" w:rsidRPr="001D0420" w:rsidRDefault="00D2122A" w:rsidP="000F33C4">
            <w:pPr>
              <w:rPr>
                <w:rFonts w:asciiTheme="minorHAnsi" w:hAnsiTheme="minorHAnsi" w:cs="Calibri"/>
                <w:i/>
                <w:iCs/>
                <w:sz w:val="21"/>
                <w:szCs w:val="21"/>
              </w:rPr>
            </w:pPr>
            <w:r w:rsidRPr="001D0420">
              <w:rPr>
                <w:rFonts w:asciiTheme="minorHAnsi" w:hAnsiTheme="minorHAnsi" w:cs="Calibri"/>
                <w:i/>
                <w:iCs/>
                <w:sz w:val="21"/>
                <w:szCs w:val="21"/>
              </w:rPr>
              <w:t>To communicate with you</w:t>
            </w:r>
            <w:r>
              <w:rPr>
                <w:rFonts w:asciiTheme="minorHAnsi" w:hAnsiTheme="minorHAnsi" w:cs="Calibri"/>
                <w:i/>
                <w:iCs/>
                <w:sz w:val="21"/>
                <w:szCs w:val="21"/>
              </w:rPr>
              <w:t xml:space="preserve"> and</w:t>
            </w:r>
            <w:r w:rsidRPr="001D0420">
              <w:rPr>
                <w:rFonts w:asciiTheme="minorHAnsi" w:hAnsiTheme="minorHAnsi" w:cs="Calibri"/>
                <w:i/>
                <w:iCs/>
                <w:sz w:val="21"/>
                <w:szCs w:val="21"/>
              </w:rPr>
              <w:t xml:space="preserve"> invite you to events </w:t>
            </w:r>
          </w:p>
        </w:tc>
        <w:tc>
          <w:tcPr>
            <w:tcW w:w="2470" w:type="dxa"/>
          </w:tcPr>
          <w:p w14:paraId="6591A957" w14:textId="77777777" w:rsidR="00D2122A" w:rsidRPr="001D0420" w:rsidRDefault="00D2122A" w:rsidP="000F33C4">
            <w:pPr>
              <w:rPr>
                <w:rFonts w:asciiTheme="minorHAnsi" w:hAnsiTheme="minorHAnsi" w:cs="Calibri"/>
                <w:i/>
                <w:iCs/>
                <w:sz w:val="21"/>
                <w:szCs w:val="21"/>
              </w:rPr>
            </w:pPr>
            <w:r>
              <w:rPr>
                <w:rFonts w:asciiTheme="minorHAnsi" w:hAnsiTheme="minorHAnsi" w:cs="Calibri"/>
                <w:i/>
                <w:iCs/>
                <w:sz w:val="21"/>
                <w:szCs w:val="21"/>
              </w:rPr>
              <w:t>6 months after data collection</w:t>
            </w:r>
          </w:p>
        </w:tc>
      </w:tr>
      <w:tr w:rsidR="00D2122A" w:rsidRPr="003C37B1" w14:paraId="4095C93D" w14:textId="77777777" w:rsidTr="00FA1221">
        <w:tc>
          <w:tcPr>
            <w:tcW w:w="1441" w:type="dxa"/>
          </w:tcPr>
          <w:p w14:paraId="2F59610C" w14:textId="6C974E0B" w:rsidR="00D2122A" w:rsidRPr="000F33C4" w:rsidRDefault="00D2122A" w:rsidP="000F33C4">
            <w:pPr>
              <w:rPr>
                <w:rFonts w:asciiTheme="minorHAnsi" w:hAnsiTheme="minorHAnsi" w:cs="Calibri"/>
                <w:i/>
                <w:iCs/>
                <w:sz w:val="21"/>
                <w:szCs w:val="21"/>
              </w:rPr>
            </w:pPr>
            <w:del w:id="50" w:author="Dritsa, Dimitra" w:date="2025-07-07T15:29:00Z" w16du:dateUtc="2025-07-07T13:29:00Z">
              <w:r w:rsidRPr="000F33C4" w:rsidDel="00DB7615">
                <w:rPr>
                  <w:rFonts w:asciiTheme="minorHAnsi" w:hAnsiTheme="minorHAnsi" w:cs="Calibri"/>
                  <w:i/>
                  <w:iCs/>
                  <w:sz w:val="21"/>
                  <w:szCs w:val="21"/>
                </w:rPr>
                <w:delText>Job profile</w:delText>
              </w:r>
            </w:del>
            <w:ins w:id="51" w:author="Dritsa, Dimitra" w:date="2025-07-07T15:29:00Z" w16du:dateUtc="2025-07-07T13:29:00Z">
              <w:r w:rsidR="00DB7615">
                <w:rPr>
                  <w:rFonts w:asciiTheme="minorHAnsi" w:hAnsiTheme="minorHAnsi" w:cs="Calibri"/>
                  <w:i/>
                  <w:iCs/>
                  <w:sz w:val="21"/>
                  <w:szCs w:val="21"/>
                </w:rPr>
                <w:t xml:space="preserve"> Demographics</w:t>
              </w:r>
            </w:ins>
            <w:del w:id="52" w:author="Dritsa, Dimitra" w:date="2025-07-07T15:29:00Z" w16du:dateUtc="2025-07-07T13:29:00Z">
              <w:r w:rsidRPr="000F33C4" w:rsidDel="00DB7615">
                <w:rPr>
                  <w:rFonts w:asciiTheme="minorHAnsi" w:hAnsiTheme="minorHAnsi" w:cs="Calibri"/>
                  <w:i/>
                  <w:iCs/>
                  <w:sz w:val="21"/>
                  <w:szCs w:val="21"/>
                </w:rPr>
                <w:br/>
              </w:r>
            </w:del>
            <w:r w:rsidRPr="000F33C4">
              <w:rPr>
                <w:rFonts w:asciiTheme="minorHAnsi" w:hAnsiTheme="minorHAnsi" w:cs="Calibri"/>
                <w:i/>
                <w:iCs/>
                <w:sz w:val="18"/>
                <w:szCs w:val="18"/>
              </w:rPr>
              <w:t>(regular personal data)</w:t>
            </w:r>
          </w:p>
        </w:tc>
        <w:tc>
          <w:tcPr>
            <w:tcW w:w="2116" w:type="dxa"/>
          </w:tcPr>
          <w:p w14:paraId="12ECD976" w14:textId="6EEBB9A3" w:rsidR="00D2122A" w:rsidRPr="00AE3E61" w:rsidRDefault="00370AD7" w:rsidP="000F33C4">
            <w:pPr>
              <w:rPr>
                <w:rFonts w:asciiTheme="minorHAnsi" w:hAnsiTheme="minorHAnsi" w:cs="Calibri"/>
                <w:i/>
                <w:iCs/>
                <w:sz w:val="21"/>
                <w:szCs w:val="21"/>
              </w:rPr>
            </w:pPr>
            <w:ins w:id="53" w:author="Dritsa, Dimitra" w:date="2025-07-07T15:29:00Z" w16du:dateUtc="2025-07-07T13:29:00Z">
              <w:r>
                <w:rPr>
                  <w:rFonts w:asciiTheme="minorHAnsi" w:hAnsiTheme="minorHAnsi" w:cs="Calibri"/>
                  <w:i/>
                  <w:sz w:val="21"/>
                  <w:szCs w:val="21"/>
                </w:rPr>
                <w:t>Age</w:t>
              </w:r>
            </w:ins>
          </w:p>
        </w:tc>
        <w:tc>
          <w:tcPr>
            <w:tcW w:w="2989" w:type="dxa"/>
          </w:tcPr>
          <w:p w14:paraId="235F3E03" w14:textId="01586FD3" w:rsidR="00D2122A" w:rsidRPr="003C37B1" w:rsidRDefault="00D2122A" w:rsidP="000F33C4">
            <w:pPr>
              <w:rPr>
                <w:rFonts w:asciiTheme="minorHAnsi" w:hAnsiTheme="minorHAnsi" w:cs="Calibri"/>
                <w:i/>
                <w:sz w:val="21"/>
                <w:szCs w:val="21"/>
              </w:rPr>
            </w:pPr>
            <w:r w:rsidRPr="003C37B1">
              <w:rPr>
                <w:rFonts w:asciiTheme="minorHAnsi" w:hAnsiTheme="minorHAnsi" w:cs="Calibri"/>
                <w:i/>
                <w:sz w:val="21"/>
                <w:szCs w:val="21"/>
              </w:rPr>
              <w:t xml:space="preserve">Analyze data concerning </w:t>
            </w:r>
            <w:ins w:id="54" w:author="Dritsa, Dimitra" w:date="2025-07-07T15:30:00Z" w16du:dateUtc="2025-07-07T13:30:00Z">
              <w:r w:rsidR="00DB7615">
                <w:rPr>
                  <w:rFonts w:asciiTheme="minorHAnsi" w:hAnsiTheme="minorHAnsi" w:cs="Calibri"/>
                  <w:i/>
                  <w:sz w:val="21"/>
                  <w:szCs w:val="21"/>
                </w:rPr>
                <w:t xml:space="preserve">how your age affects the comprehension of </w:t>
              </w:r>
              <w:proofErr w:type="spellStart"/>
              <w:r w:rsidR="00DB7615">
                <w:rPr>
                  <w:rFonts w:asciiTheme="minorHAnsi" w:hAnsiTheme="minorHAnsi" w:cs="Calibri"/>
                  <w:i/>
                  <w:sz w:val="21"/>
                  <w:szCs w:val="21"/>
                </w:rPr>
                <w:t>visualisations</w:t>
              </w:r>
            </w:ins>
            <w:proofErr w:type="spellEnd"/>
          </w:p>
        </w:tc>
        <w:tc>
          <w:tcPr>
            <w:tcW w:w="2470" w:type="dxa"/>
          </w:tcPr>
          <w:p w14:paraId="17DAD122" w14:textId="77777777" w:rsidR="00D2122A" w:rsidRPr="003C37B1" w:rsidRDefault="00D2122A" w:rsidP="000F33C4">
            <w:pPr>
              <w:rPr>
                <w:rFonts w:asciiTheme="minorHAnsi" w:hAnsiTheme="minorHAnsi" w:cs="Calibri"/>
                <w:i/>
                <w:sz w:val="21"/>
                <w:szCs w:val="21"/>
              </w:rPr>
            </w:pPr>
            <w:r>
              <w:rPr>
                <w:rFonts w:asciiTheme="minorHAnsi" w:hAnsiTheme="minorHAnsi" w:cs="Calibri"/>
                <w:i/>
                <w:sz w:val="21"/>
                <w:szCs w:val="21"/>
              </w:rPr>
              <w:t>10 years after research is complete</w:t>
            </w:r>
          </w:p>
        </w:tc>
      </w:tr>
      <w:tr w:rsidR="00D2122A" w:rsidRPr="000D6C0A" w14:paraId="54ECDAC4" w14:textId="77777777" w:rsidTr="00FA1221">
        <w:tc>
          <w:tcPr>
            <w:tcW w:w="1441" w:type="dxa"/>
          </w:tcPr>
          <w:p w14:paraId="71F7013B" w14:textId="4815718F" w:rsidR="00D2122A" w:rsidRPr="000F33C4" w:rsidRDefault="00D2122A" w:rsidP="000F33C4">
            <w:pPr>
              <w:rPr>
                <w:rFonts w:asciiTheme="minorHAnsi" w:hAnsiTheme="minorHAnsi" w:cs="Calibri"/>
                <w:i/>
                <w:iCs/>
                <w:sz w:val="21"/>
                <w:szCs w:val="21"/>
              </w:rPr>
            </w:pPr>
            <w:del w:id="55" w:author="Dritsa, Dimitra" w:date="2025-07-07T15:32:00Z" w16du:dateUtc="2025-07-07T13:32:00Z">
              <w:r w:rsidDel="00DB7615">
                <w:rPr>
                  <w:rFonts w:asciiTheme="minorHAnsi" w:hAnsiTheme="minorHAnsi" w:cs="Calibri"/>
                  <w:i/>
                  <w:sz w:val="21"/>
                  <w:szCs w:val="21"/>
                </w:rPr>
                <w:delText>Student data</w:delText>
              </w:r>
            </w:del>
            <w:ins w:id="56" w:author="Dritsa, Dimitra" w:date="2025-07-07T15:32:00Z" w16du:dateUtc="2025-07-07T13:32:00Z">
              <w:r w:rsidR="00DB7615">
                <w:rPr>
                  <w:rFonts w:asciiTheme="minorHAnsi" w:hAnsiTheme="minorHAnsi" w:cs="Calibri"/>
                  <w:i/>
                  <w:sz w:val="21"/>
                  <w:szCs w:val="21"/>
                </w:rPr>
                <w:t>Biometric data</w:t>
              </w:r>
            </w:ins>
            <w:r>
              <w:rPr>
                <w:rFonts w:asciiTheme="minorHAnsi" w:hAnsiTheme="minorHAnsi" w:cs="Calibri"/>
                <w:i/>
                <w:sz w:val="21"/>
                <w:szCs w:val="21"/>
              </w:rPr>
              <w:t xml:space="preserve"> </w:t>
            </w:r>
            <w:r w:rsidRPr="000F33C4">
              <w:rPr>
                <w:rFonts w:asciiTheme="minorHAnsi" w:hAnsiTheme="minorHAnsi" w:cs="Calibri"/>
                <w:i/>
                <w:sz w:val="18"/>
                <w:szCs w:val="18"/>
              </w:rPr>
              <w:t>(regular personal data)</w:t>
            </w:r>
          </w:p>
        </w:tc>
        <w:tc>
          <w:tcPr>
            <w:tcW w:w="2116" w:type="dxa"/>
          </w:tcPr>
          <w:p w14:paraId="2BF72EB8" w14:textId="7696CC08" w:rsidR="00D2122A" w:rsidRPr="001D0420" w:rsidRDefault="00DB7615" w:rsidP="000F33C4">
            <w:pPr>
              <w:rPr>
                <w:rFonts w:asciiTheme="minorHAnsi" w:hAnsiTheme="minorHAnsi" w:cs="Calibri"/>
                <w:i/>
                <w:iCs/>
                <w:sz w:val="21"/>
                <w:szCs w:val="21"/>
              </w:rPr>
            </w:pPr>
            <w:ins w:id="57" w:author="Dritsa, Dimitra" w:date="2025-07-07T15:32:00Z" w16du:dateUtc="2025-07-07T13:32:00Z">
              <w:r>
                <w:rPr>
                  <w:rFonts w:asciiTheme="minorHAnsi" w:hAnsiTheme="minorHAnsi" w:cs="Calibri"/>
                  <w:i/>
                  <w:sz w:val="21"/>
                  <w:szCs w:val="21"/>
                </w:rPr>
                <w:t>Voice data</w:t>
              </w:r>
            </w:ins>
          </w:p>
        </w:tc>
        <w:tc>
          <w:tcPr>
            <w:tcW w:w="2989" w:type="dxa"/>
          </w:tcPr>
          <w:p w14:paraId="44C80D1A" w14:textId="7FD957CC" w:rsidR="00D2122A" w:rsidRPr="000D6C0A" w:rsidRDefault="00D2122A" w:rsidP="000F33C4">
            <w:pPr>
              <w:rPr>
                <w:rFonts w:asciiTheme="minorHAnsi" w:hAnsiTheme="minorHAnsi" w:cs="Calibri"/>
                <w:i/>
                <w:sz w:val="21"/>
                <w:szCs w:val="21"/>
              </w:rPr>
            </w:pPr>
            <w:del w:id="58" w:author="Dritsa, Dimitra" w:date="2025-07-07T15:38:00Z" w16du:dateUtc="2025-07-07T13:38:00Z">
              <w:r w:rsidRPr="000D6C0A" w:rsidDel="00DB7615">
                <w:rPr>
                  <w:rFonts w:asciiTheme="minorHAnsi" w:hAnsiTheme="minorHAnsi" w:cs="Calibri"/>
                  <w:i/>
                  <w:sz w:val="21"/>
                  <w:szCs w:val="21"/>
                </w:rPr>
                <w:delText>Analyze student data to improve education</w:delText>
              </w:r>
            </w:del>
            <w:proofErr w:type="spellStart"/>
            <w:ins w:id="59" w:author="Dritsa, Dimitra" w:date="2025-07-07T15:38:00Z" w16du:dateUtc="2025-07-07T13:38:00Z">
              <w:r w:rsidR="00DB7615">
                <w:rPr>
                  <w:rFonts w:asciiTheme="minorHAnsi" w:hAnsiTheme="minorHAnsi" w:cs="Calibri"/>
                  <w:i/>
                  <w:sz w:val="21"/>
                  <w:szCs w:val="21"/>
                </w:rPr>
                <w:t>Analyse</w:t>
              </w:r>
              <w:proofErr w:type="spellEnd"/>
              <w:r w:rsidR="00DB7615">
                <w:rPr>
                  <w:rFonts w:asciiTheme="minorHAnsi" w:hAnsiTheme="minorHAnsi" w:cs="Calibri"/>
                  <w:i/>
                  <w:sz w:val="21"/>
                  <w:szCs w:val="21"/>
                </w:rPr>
                <w:t xml:space="preserve"> data concerning your </w:t>
              </w:r>
            </w:ins>
            <w:ins w:id="60" w:author="Dritsa, Dimitra" w:date="2025-07-18T12:08:00Z" w16du:dateUtc="2025-07-18T10:08:00Z">
              <w:r w:rsidR="001E2F62">
                <w:rPr>
                  <w:rFonts w:asciiTheme="minorHAnsi" w:hAnsiTheme="minorHAnsi" w:cs="Calibri"/>
                  <w:i/>
                  <w:sz w:val="21"/>
                  <w:szCs w:val="21"/>
                </w:rPr>
                <w:t xml:space="preserve">interactions and your </w:t>
              </w:r>
            </w:ins>
            <w:ins w:id="61" w:author="Dritsa, Dimitra" w:date="2025-07-07T15:38:00Z" w16du:dateUtc="2025-07-07T13:38:00Z">
              <w:r w:rsidR="00DB7615">
                <w:rPr>
                  <w:rFonts w:asciiTheme="minorHAnsi" w:hAnsiTheme="minorHAnsi" w:cs="Calibri"/>
                  <w:i/>
                  <w:sz w:val="21"/>
                  <w:szCs w:val="21"/>
                </w:rPr>
                <w:t xml:space="preserve">thought process during the comprehension of </w:t>
              </w:r>
              <w:proofErr w:type="spellStart"/>
              <w:r w:rsidR="00DB7615">
                <w:rPr>
                  <w:rFonts w:asciiTheme="minorHAnsi" w:hAnsiTheme="minorHAnsi" w:cs="Calibri"/>
                  <w:i/>
                  <w:sz w:val="21"/>
                  <w:szCs w:val="21"/>
                </w:rPr>
                <w:t>visualisations</w:t>
              </w:r>
            </w:ins>
            <w:proofErr w:type="spellEnd"/>
          </w:p>
        </w:tc>
        <w:tc>
          <w:tcPr>
            <w:tcW w:w="2470" w:type="dxa"/>
          </w:tcPr>
          <w:p w14:paraId="49AB8A7E" w14:textId="3EF6B016" w:rsidR="00D2122A" w:rsidRPr="000D6C0A" w:rsidRDefault="00D2122A" w:rsidP="000F33C4">
            <w:pPr>
              <w:rPr>
                <w:rFonts w:asciiTheme="minorHAnsi" w:hAnsiTheme="minorHAnsi" w:cs="Calibri"/>
                <w:i/>
                <w:sz w:val="21"/>
                <w:szCs w:val="21"/>
              </w:rPr>
            </w:pPr>
            <w:del w:id="62" w:author="Dritsa, Dimitra" w:date="2025-07-07T15:38:00Z" w16du:dateUtc="2025-07-07T13:38:00Z">
              <w:r w:rsidDel="00DB7615">
                <w:rPr>
                  <w:rFonts w:asciiTheme="minorHAnsi" w:hAnsiTheme="minorHAnsi" w:cs="Calibri"/>
                  <w:i/>
                  <w:sz w:val="21"/>
                  <w:szCs w:val="21"/>
                </w:rPr>
                <w:delText>7 years after data collection</w:delText>
              </w:r>
            </w:del>
            <w:ins w:id="63" w:author="Dritsa, Dimitra" w:date="2025-07-07T15:38:00Z" w16du:dateUtc="2025-07-07T13:38:00Z">
              <w:r w:rsidR="00DB7615">
                <w:rPr>
                  <w:rFonts w:asciiTheme="minorHAnsi" w:hAnsiTheme="minorHAnsi" w:cs="Calibri"/>
                  <w:i/>
                  <w:sz w:val="21"/>
                  <w:szCs w:val="21"/>
                </w:rPr>
                <w:t xml:space="preserve">Until </w:t>
              </w:r>
            </w:ins>
            <w:ins w:id="64" w:author="Dritsa, Dimitra" w:date="2025-07-07T15:39:00Z" w16du:dateUtc="2025-07-07T13:39:00Z">
              <w:r w:rsidR="00DB7615">
                <w:rPr>
                  <w:rFonts w:asciiTheme="minorHAnsi" w:hAnsiTheme="minorHAnsi" w:cs="Calibri"/>
                  <w:i/>
                  <w:sz w:val="21"/>
                  <w:szCs w:val="21"/>
                </w:rPr>
                <w:t>voice data are transformed to transcripts</w:t>
              </w:r>
            </w:ins>
            <w:ins w:id="65" w:author="Dritsa, Dimitra" w:date="2025-07-07T15:38:00Z" w16du:dateUtc="2025-07-07T13:38:00Z">
              <w:r w:rsidR="00DB7615">
                <w:rPr>
                  <w:rFonts w:asciiTheme="minorHAnsi" w:hAnsiTheme="minorHAnsi" w:cs="Calibri"/>
                  <w:i/>
                  <w:sz w:val="21"/>
                  <w:szCs w:val="21"/>
                </w:rPr>
                <w:t xml:space="preserve"> </w:t>
              </w:r>
            </w:ins>
          </w:p>
        </w:tc>
      </w:tr>
      <w:tr w:rsidR="00D2122A" w14:paraId="0007637D" w14:textId="77777777" w:rsidTr="00FA1221">
        <w:tc>
          <w:tcPr>
            <w:tcW w:w="1441" w:type="dxa"/>
          </w:tcPr>
          <w:p w14:paraId="410D8A7E" w14:textId="77777777" w:rsidR="00D2122A" w:rsidRPr="008F48C2" w:rsidRDefault="00D2122A" w:rsidP="000F33C4">
            <w:pPr>
              <w:rPr>
                <w:rFonts w:asciiTheme="minorHAnsi" w:hAnsiTheme="minorHAnsi" w:cs="Calibri"/>
                <w:i/>
                <w:iCs/>
                <w:sz w:val="21"/>
                <w:szCs w:val="21"/>
              </w:rPr>
            </w:pPr>
            <w:r>
              <w:rPr>
                <w:rFonts w:asciiTheme="minorHAnsi" w:hAnsiTheme="minorHAnsi" w:cs="Calibri"/>
                <w:i/>
                <w:iCs/>
                <w:sz w:val="21"/>
                <w:szCs w:val="21"/>
              </w:rPr>
              <w:t>All data</w:t>
            </w:r>
          </w:p>
        </w:tc>
        <w:tc>
          <w:tcPr>
            <w:tcW w:w="2116" w:type="dxa"/>
          </w:tcPr>
          <w:p w14:paraId="3F86CF1D" w14:textId="77777777" w:rsidR="00D2122A" w:rsidRPr="008F48C2" w:rsidRDefault="00D2122A" w:rsidP="000F33C4">
            <w:pPr>
              <w:rPr>
                <w:rFonts w:asciiTheme="minorHAnsi" w:hAnsiTheme="minorHAnsi" w:cs="Calibri"/>
                <w:i/>
                <w:iCs/>
                <w:sz w:val="21"/>
                <w:szCs w:val="21"/>
              </w:rPr>
            </w:pPr>
            <w:r w:rsidRPr="00D670B9">
              <w:rPr>
                <w:rFonts w:asciiTheme="minorHAnsi" w:hAnsiTheme="minorHAnsi" w:cs="Calibri"/>
                <w:i/>
                <w:iCs/>
                <w:sz w:val="21"/>
                <w:szCs w:val="21"/>
              </w:rPr>
              <w:t>All personal data a</w:t>
            </w:r>
            <w:r>
              <w:rPr>
                <w:rFonts w:asciiTheme="minorHAnsi" w:hAnsiTheme="minorHAnsi" w:cs="Calibri"/>
                <w:i/>
                <w:iCs/>
                <w:sz w:val="21"/>
                <w:szCs w:val="21"/>
              </w:rPr>
              <w:t>s mentioned hereabove</w:t>
            </w:r>
          </w:p>
        </w:tc>
        <w:tc>
          <w:tcPr>
            <w:tcW w:w="2989" w:type="dxa"/>
          </w:tcPr>
          <w:p w14:paraId="31C46AB2" w14:textId="77777777" w:rsidR="00D2122A" w:rsidRPr="008F48C2" w:rsidRDefault="00D2122A" w:rsidP="000F33C4">
            <w:pPr>
              <w:rPr>
                <w:rFonts w:asciiTheme="minorHAnsi" w:hAnsiTheme="minorHAnsi" w:cs="Calibri"/>
                <w:i/>
                <w:iCs/>
                <w:sz w:val="21"/>
                <w:szCs w:val="21"/>
                <w:lang w:val="nl-NL"/>
              </w:rPr>
            </w:pPr>
            <w:r w:rsidRPr="008F48C2">
              <w:rPr>
                <w:rFonts w:asciiTheme="minorHAnsi" w:hAnsiTheme="minorHAnsi" w:cs="Calibri"/>
                <w:i/>
                <w:iCs/>
                <w:sz w:val="21"/>
                <w:szCs w:val="21"/>
                <w:lang w:val="nl-NL"/>
              </w:rPr>
              <w:t>storage</w:t>
            </w:r>
          </w:p>
        </w:tc>
        <w:tc>
          <w:tcPr>
            <w:tcW w:w="2470" w:type="dxa"/>
          </w:tcPr>
          <w:p w14:paraId="573DFC5D" w14:textId="77777777" w:rsidR="00D2122A" w:rsidRPr="00E23EE1" w:rsidRDefault="00D2122A" w:rsidP="000F33C4">
            <w:pPr>
              <w:rPr>
                <w:rFonts w:asciiTheme="minorHAnsi" w:hAnsiTheme="minorHAnsi" w:cs="Calibri"/>
                <w:sz w:val="21"/>
                <w:szCs w:val="21"/>
                <w:lang w:val="nl-NL"/>
              </w:rPr>
            </w:pPr>
          </w:p>
        </w:tc>
      </w:tr>
    </w:tbl>
    <w:p w14:paraId="79106D45" w14:textId="123E6E1D" w:rsidR="00D2122A" w:rsidRDefault="004449C0" w:rsidP="00D2122A">
      <w:pPr>
        <w:rPr>
          <w:rFonts w:asciiTheme="minorHAnsi" w:hAnsiTheme="minorHAnsi" w:cstheme="minorHAnsi"/>
          <w:sz w:val="21"/>
          <w:szCs w:val="21"/>
          <w:lang w:eastAsia="nl-NL"/>
        </w:rPr>
      </w:pPr>
      <w:r>
        <w:rPr>
          <w:rFonts w:asciiTheme="minorHAnsi" w:hAnsiTheme="minorHAnsi" w:cstheme="minorHAnsi"/>
          <w:sz w:val="21"/>
          <w:szCs w:val="21"/>
        </w:rPr>
        <w:br/>
      </w:r>
      <w:r w:rsidR="00D2122A" w:rsidRPr="008F48C2">
        <w:rPr>
          <w:rFonts w:asciiTheme="minorHAnsi" w:hAnsiTheme="minorHAnsi" w:cstheme="minorHAnsi"/>
          <w:sz w:val="21"/>
          <w:szCs w:val="21"/>
        </w:rPr>
        <w:t>Your data is retained only for the time period as specified in the table.</w:t>
      </w:r>
      <w:r w:rsidR="00D2122A">
        <w:rPr>
          <w:rFonts w:asciiTheme="minorHAnsi" w:hAnsiTheme="minorHAnsi" w:cstheme="minorHAnsi"/>
          <w:sz w:val="21"/>
          <w:szCs w:val="21"/>
        </w:rPr>
        <w:t xml:space="preserve"> Keeping your data for this period helps us to comply </w:t>
      </w:r>
      <w:r w:rsidR="00D2122A" w:rsidRPr="00A3320E">
        <w:rPr>
          <w:rFonts w:asciiTheme="minorHAnsi" w:hAnsiTheme="minorHAnsi" w:cstheme="minorHAnsi"/>
          <w:sz w:val="21"/>
          <w:szCs w:val="21"/>
        </w:rPr>
        <w:t xml:space="preserve">with </w:t>
      </w:r>
      <w:r w:rsidR="00D2122A" w:rsidRPr="008F48C2">
        <w:rPr>
          <w:rFonts w:asciiTheme="minorHAnsi" w:hAnsiTheme="minorHAnsi" w:cstheme="minorHAnsi"/>
          <w:sz w:val="21"/>
          <w:szCs w:val="21"/>
        </w:rPr>
        <w:t>scientific principles</w:t>
      </w:r>
      <w:r w:rsidR="00D2122A">
        <w:rPr>
          <w:rFonts w:asciiTheme="minorHAnsi" w:hAnsiTheme="minorHAnsi" w:cstheme="minorHAnsi"/>
          <w:sz w:val="21"/>
          <w:szCs w:val="21"/>
          <w:lang w:eastAsia="nl-NL"/>
        </w:rPr>
        <w:t xml:space="preserve">, such as </w:t>
      </w:r>
      <w:r w:rsidR="00D2122A" w:rsidRPr="008F48C2">
        <w:rPr>
          <w:rFonts w:asciiTheme="minorHAnsi" w:hAnsiTheme="minorHAnsi" w:cstheme="minorHAnsi"/>
          <w:sz w:val="21"/>
          <w:szCs w:val="21"/>
          <w:lang w:eastAsia="nl-NL"/>
        </w:rPr>
        <w:t>producibility and verification</w:t>
      </w:r>
      <w:r w:rsidR="00D2122A">
        <w:rPr>
          <w:rFonts w:asciiTheme="minorHAnsi" w:hAnsiTheme="minorHAnsi" w:cstheme="minorHAnsi"/>
          <w:sz w:val="21"/>
          <w:szCs w:val="21"/>
          <w:lang w:eastAsia="nl-NL"/>
        </w:rPr>
        <w:t>.</w:t>
      </w:r>
    </w:p>
    <w:p w14:paraId="063CEAE1" w14:textId="77777777" w:rsidR="00D2122A" w:rsidRDefault="00D2122A" w:rsidP="00D2122A">
      <w:pPr>
        <w:rPr>
          <w:rFonts w:asciiTheme="minorHAnsi" w:hAnsiTheme="minorHAnsi" w:cstheme="minorHAnsi"/>
          <w:sz w:val="21"/>
          <w:szCs w:val="21"/>
        </w:rPr>
      </w:pPr>
    </w:p>
    <w:p w14:paraId="6A0B621F" w14:textId="77777777" w:rsidR="00D2122A" w:rsidRDefault="00D2122A" w:rsidP="00D2122A">
      <w:pPr>
        <w:rPr>
          <w:rFonts w:asciiTheme="minorHAnsi" w:hAnsiTheme="minorHAnsi" w:cstheme="minorHAnsi"/>
          <w:sz w:val="21"/>
          <w:szCs w:val="21"/>
        </w:rPr>
      </w:pPr>
      <w:r w:rsidRPr="008F48C2">
        <w:rPr>
          <w:rFonts w:asciiTheme="minorHAnsi" w:hAnsiTheme="minorHAnsi" w:cstheme="minorHAnsi"/>
          <w:sz w:val="21"/>
          <w:szCs w:val="21"/>
        </w:rPr>
        <w:t>After this period, your personal data will be deleted</w:t>
      </w:r>
      <w:r>
        <w:rPr>
          <w:rFonts w:asciiTheme="minorHAnsi" w:hAnsiTheme="minorHAnsi" w:cstheme="minorHAnsi"/>
          <w:sz w:val="21"/>
          <w:szCs w:val="21"/>
        </w:rPr>
        <w:t xml:space="preserve"> or </w:t>
      </w:r>
      <w:r w:rsidRPr="008F48C2">
        <w:rPr>
          <w:rFonts w:asciiTheme="minorHAnsi" w:hAnsiTheme="minorHAnsi" w:cstheme="minorHAnsi"/>
          <w:sz w:val="21"/>
          <w:szCs w:val="21"/>
        </w:rPr>
        <w:t>anonymized to ensure it can no longer be linked to you</w:t>
      </w:r>
      <w:r w:rsidRPr="00881A74">
        <w:rPr>
          <w:rFonts w:asciiTheme="minorHAnsi" w:hAnsiTheme="minorHAnsi" w:cstheme="minorHAnsi"/>
          <w:sz w:val="21"/>
          <w:szCs w:val="21"/>
        </w:rPr>
        <w:t>.</w:t>
      </w:r>
      <w:r>
        <w:rPr>
          <w:rFonts w:asciiTheme="minorHAnsi" w:hAnsiTheme="minorHAnsi" w:cstheme="minorHAnsi"/>
          <w:sz w:val="21"/>
          <w:szCs w:val="21"/>
        </w:rPr>
        <w:t xml:space="preserve"> Unless you explicitly agree to the use of your identifiable information in publications (for example your quotes or your name).   </w:t>
      </w:r>
      <w:r w:rsidRPr="008F48C2">
        <w:rPr>
          <w:rFonts w:asciiTheme="minorHAnsi" w:hAnsiTheme="minorHAnsi" w:cstheme="minorHAnsi"/>
          <w:sz w:val="21"/>
          <w:szCs w:val="21"/>
        </w:rPr>
        <w:t xml:space="preserve">  </w:t>
      </w:r>
    </w:p>
    <w:p w14:paraId="18828533" w14:textId="77777777" w:rsidR="00F94F59" w:rsidRPr="00842259" w:rsidRDefault="00F94F59" w:rsidP="00BD1C41">
      <w:pPr>
        <w:rPr>
          <w:rFonts w:cstheme="minorHAnsi"/>
          <w:sz w:val="21"/>
          <w:szCs w:val="21"/>
        </w:rPr>
      </w:pPr>
    </w:p>
    <w:p w14:paraId="14BF6EC4" w14:textId="06302310" w:rsidR="000A6DA8" w:rsidRDefault="00EE3ADA" w:rsidP="00586BA2">
      <w:pPr>
        <w:pStyle w:val="Heading2"/>
      </w:pPr>
      <w:r>
        <w:t xml:space="preserve">5. </w:t>
      </w:r>
      <w:r w:rsidR="00540CC3">
        <w:t>Stop</w:t>
      </w:r>
      <w:r w:rsidR="47582C69">
        <w:t>ping</w:t>
      </w:r>
      <w:r w:rsidR="00540CC3">
        <w:t xml:space="preserve"> </w:t>
      </w:r>
      <w:r w:rsidR="001A5D9A">
        <w:t xml:space="preserve">your </w:t>
      </w:r>
      <w:r w:rsidR="00540CC3">
        <w:t>participation</w:t>
      </w:r>
      <w:r w:rsidR="00231286">
        <w:t xml:space="preserve"> and your rights</w:t>
      </w:r>
      <w:r w:rsidR="00540CC3">
        <w:t xml:space="preserve"> </w:t>
      </w:r>
    </w:p>
    <w:p w14:paraId="5B628E4A" w14:textId="61886214" w:rsidR="008D06C3" w:rsidRPr="00BD1C41" w:rsidRDefault="008D06C3" w:rsidP="00BD1C41">
      <w:pPr>
        <w:rPr>
          <w:rFonts w:cstheme="minorHAnsi"/>
          <w:sz w:val="21"/>
          <w:szCs w:val="21"/>
        </w:rPr>
      </w:pPr>
      <w:r w:rsidRPr="00BD1C41">
        <w:rPr>
          <w:rFonts w:asciiTheme="minorHAnsi" w:hAnsiTheme="minorHAnsi" w:cstheme="minorHAnsi"/>
          <w:sz w:val="21"/>
          <w:szCs w:val="21"/>
        </w:rPr>
        <w:t>If you end your participation</w:t>
      </w:r>
      <w:r w:rsidR="00C013BE">
        <w:rPr>
          <w:rFonts w:asciiTheme="minorHAnsi" w:hAnsiTheme="minorHAnsi" w:cstheme="minorHAnsi"/>
          <w:sz w:val="21"/>
          <w:szCs w:val="21"/>
        </w:rPr>
        <w:t xml:space="preserve"> in the research</w:t>
      </w:r>
      <w:r w:rsidRPr="00BD1C41">
        <w:rPr>
          <w:rFonts w:asciiTheme="minorHAnsi" w:hAnsiTheme="minorHAnsi" w:cstheme="minorHAnsi"/>
          <w:sz w:val="21"/>
          <w:szCs w:val="21"/>
        </w:rPr>
        <w:t xml:space="preserve"> we will not use your data anymore from that moment on. </w:t>
      </w:r>
    </w:p>
    <w:p w14:paraId="6EF98825" w14:textId="77777777" w:rsidR="008D06C3" w:rsidRPr="00BD1C41" w:rsidRDefault="008D06C3" w:rsidP="00BD1C41">
      <w:pPr>
        <w:rPr>
          <w:rFonts w:cstheme="minorHAnsi"/>
          <w:sz w:val="21"/>
          <w:szCs w:val="21"/>
        </w:rPr>
      </w:pPr>
    </w:p>
    <w:p w14:paraId="4AE4B65A" w14:textId="5C7FFB05" w:rsidR="00731848" w:rsidRDefault="00731848" w:rsidP="00731848">
      <w:pPr>
        <w:rPr>
          <w:rFonts w:asciiTheme="minorHAnsi" w:hAnsiTheme="minorHAnsi" w:cs="Calibri"/>
          <w:sz w:val="21"/>
          <w:szCs w:val="21"/>
        </w:rPr>
      </w:pPr>
      <w:r w:rsidRPr="3678BD48">
        <w:rPr>
          <w:rFonts w:asciiTheme="minorHAnsi" w:hAnsiTheme="minorHAnsi" w:cs="Calibri"/>
          <w:sz w:val="21"/>
          <w:szCs w:val="21"/>
        </w:rPr>
        <w:t xml:space="preserve">For questions, ending your participation or complaints, please contact the </w:t>
      </w:r>
      <w:r w:rsidRPr="000F33C4">
        <w:rPr>
          <w:rFonts w:asciiTheme="minorHAnsi" w:hAnsiTheme="minorHAnsi" w:cs="Calibri"/>
          <w:sz w:val="21"/>
          <w:szCs w:val="21"/>
        </w:rPr>
        <w:t xml:space="preserve">researcher </w:t>
      </w:r>
      <w:r w:rsidRPr="007975D2">
        <w:rPr>
          <w:rFonts w:asciiTheme="minorHAnsi" w:hAnsiTheme="minorHAnsi" w:cs="Calibri"/>
          <w:sz w:val="21"/>
          <w:szCs w:val="21"/>
        </w:rPr>
        <w:t>via</w:t>
      </w:r>
      <w:r>
        <w:rPr>
          <w:rFonts w:asciiTheme="minorHAnsi" w:hAnsiTheme="minorHAnsi" w:cs="Calibri"/>
          <w:sz w:val="21"/>
          <w:szCs w:val="21"/>
        </w:rPr>
        <w:t xml:space="preserve"> the contact details as provided in the table under section </w:t>
      </w:r>
      <w:r w:rsidR="00096C61">
        <w:rPr>
          <w:rFonts w:asciiTheme="minorHAnsi" w:hAnsiTheme="minorHAnsi" w:cs="Calibri"/>
          <w:sz w:val="21"/>
          <w:szCs w:val="21"/>
        </w:rPr>
        <w:t>2.</w:t>
      </w:r>
      <w:r w:rsidR="00FD320B">
        <w:rPr>
          <w:rFonts w:asciiTheme="minorHAnsi" w:hAnsiTheme="minorHAnsi" w:cs="Calibri"/>
          <w:sz w:val="21"/>
          <w:szCs w:val="21"/>
        </w:rPr>
        <w:t xml:space="preserve"> </w:t>
      </w:r>
    </w:p>
    <w:p w14:paraId="10105089" w14:textId="63801457" w:rsidR="00991451" w:rsidRPr="00B24DCE" w:rsidRDefault="00991451" w:rsidP="00991451">
      <w:pPr>
        <w:spacing w:before="100" w:beforeAutospacing="1" w:after="100" w:afterAutospacing="1"/>
        <w:rPr>
          <w:rFonts w:asciiTheme="minorHAnsi" w:hAnsiTheme="minorHAnsi" w:cs="Calibri"/>
          <w:sz w:val="21"/>
          <w:szCs w:val="21"/>
        </w:rPr>
      </w:pPr>
      <w:r>
        <w:rPr>
          <w:rFonts w:asciiTheme="minorHAnsi" w:hAnsiTheme="minorHAnsi" w:cs="Calibri"/>
          <w:sz w:val="21"/>
          <w:szCs w:val="21"/>
        </w:rPr>
        <w:t xml:space="preserve">For concerns or questions about the </w:t>
      </w:r>
      <w:r w:rsidRPr="008F7944">
        <w:rPr>
          <w:rFonts w:asciiTheme="minorHAnsi" w:hAnsiTheme="minorHAnsi" w:cs="Calibri"/>
          <w:sz w:val="21"/>
          <w:szCs w:val="21"/>
        </w:rPr>
        <w:t>handling of personal data</w:t>
      </w:r>
      <w:r w:rsidR="00CA0A0A">
        <w:rPr>
          <w:rFonts w:asciiTheme="minorHAnsi" w:hAnsiTheme="minorHAnsi" w:cs="Calibri"/>
          <w:sz w:val="21"/>
          <w:szCs w:val="21"/>
        </w:rPr>
        <w:t>, you can</w:t>
      </w:r>
      <w:r>
        <w:rPr>
          <w:rFonts w:asciiTheme="minorHAnsi" w:hAnsiTheme="minorHAnsi" w:cs="Calibri"/>
          <w:sz w:val="21"/>
          <w:szCs w:val="21"/>
        </w:rPr>
        <w:t xml:space="preserve"> e-mail the </w:t>
      </w:r>
      <w:r w:rsidRPr="008F7944">
        <w:rPr>
          <w:rFonts w:asciiTheme="minorHAnsi" w:hAnsiTheme="minorHAnsi" w:cs="Calibri"/>
          <w:sz w:val="21"/>
          <w:szCs w:val="21"/>
        </w:rPr>
        <w:t xml:space="preserve">data protection </w:t>
      </w:r>
      <w:r>
        <w:rPr>
          <w:rFonts w:asciiTheme="minorHAnsi" w:hAnsiTheme="minorHAnsi" w:cs="Calibri"/>
          <w:sz w:val="21"/>
          <w:szCs w:val="21"/>
        </w:rPr>
        <w:t>officer as indicated in the table under</w:t>
      </w:r>
      <w:r w:rsidR="00EA4B72">
        <w:rPr>
          <w:rFonts w:asciiTheme="minorHAnsi" w:hAnsiTheme="minorHAnsi" w:cs="Calibri"/>
          <w:sz w:val="21"/>
          <w:szCs w:val="21"/>
        </w:rPr>
        <w:t xml:space="preserve"> section</w:t>
      </w:r>
      <w:r>
        <w:rPr>
          <w:rFonts w:asciiTheme="minorHAnsi" w:hAnsiTheme="minorHAnsi" w:cs="Calibri"/>
          <w:sz w:val="21"/>
          <w:szCs w:val="21"/>
        </w:rPr>
        <w:t xml:space="preserve"> 2.</w:t>
      </w:r>
      <w:r w:rsidRPr="008F7944">
        <w:rPr>
          <w:rFonts w:asciiTheme="minorHAnsi" w:hAnsiTheme="minorHAnsi" w:cs="Calibri"/>
          <w:sz w:val="21"/>
          <w:szCs w:val="21"/>
        </w:rPr>
        <w:t xml:space="preserve"> </w:t>
      </w:r>
      <w:r>
        <w:rPr>
          <w:rFonts w:asciiTheme="minorHAnsi" w:hAnsiTheme="minorHAnsi" w:cs="Calibri"/>
          <w:sz w:val="21"/>
          <w:szCs w:val="21"/>
        </w:rPr>
        <w:t>You can also file a</w:t>
      </w:r>
      <w:r w:rsidRPr="00B24DCE">
        <w:rPr>
          <w:rFonts w:asciiTheme="minorHAnsi" w:hAnsiTheme="minorHAnsi" w:cs="Calibri"/>
          <w:sz w:val="21"/>
          <w:szCs w:val="21"/>
        </w:rPr>
        <w:t xml:space="preserve"> complaint with the </w:t>
      </w:r>
      <w:r>
        <w:rPr>
          <w:rFonts w:asciiTheme="minorHAnsi" w:hAnsiTheme="minorHAnsi" w:cs="Calibri"/>
          <w:sz w:val="21"/>
          <w:szCs w:val="21"/>
        </w:rPr>
        <w:t xml:space="preserve">Dutch data protection authority: the Autoriteit Persoonsgegevens. </w:t>
      </w:r>
      <w:r w:rsidRPr="00B24DCE">
        <w:rPr>
          <w:rFonts w:asciiTheme="minorHAnsi" w:hAnsiTheme="minorHAnsi" w:cs="Calibri"/>
          <w:sz w:val="21"/>
          <w:szCs w:val="21"/>
        </w:rPr>
        <w:t xml:space="preserve"> </w:t>
      </w:r>
    </w:p>
    <w:p w14:paraId="113B75E6" w14:textId="6DA6BBD3" w:rsidR="00BD1C41" w:rsidRDefault="00BD1C41" w:rsidP="00BD1C41">
      <w:pPr>
        <w:rPr>
          <w:rFonts w:asciiTheme="minorHAnsi" w:hAnsiTheme="minorHAnsi" w:cstheme="minorHAnsi"/>
          <w:sz w:val="21"/>
          <w:szCs w:val="21"/>
        </w:rPr>
      </w:pPr>
      <w:r w:rsidRPr="00BD1C41">
        <w:rPr>
          <w:rFonts w:asciiTheme="minorHAnsi" w:hAnsiTheme="minorHAnsi" w:cstheme="minorHAnsi"/>
          <w:sz w:val="21"/>
          <w:szCs w:val="21"/>
        </w:rPr>
        <w:t>You have the right to request access, rectification, objection, erasure or adaptation of your data</w:t>
      </w:r>
      <w:r w:rsidR="004105EE">
        <w:rPr>
          <w:rFonts w:asciiTheme="minorHAnsi" w:hAnsiTheme="minorHAnsi" w:cstheme="minorHAnsi"/>
          <w:sz w:val="21"/>
          <w:szCs w:val="21"/>
        </w:rPr>
        <w:t>.</w:t>
      </w:r>
      <w:r w:rsidR="004105EE" w:rsidRPr="00586BA2">
        <w:rPr>
          <w:rFonts w:asciiTheme="minorHAnsi" w:eastAsiaTheme="minorEastAsia" w:hAnsiTheme="minorHAnsi" w:cstheme="minorHAnsi"/>
          <w:sz w:val="21"/>
          <w:szCs w:val="21"/>
          <w:lang w:eastAsia="en-US"/>
        </w:rPr>
        <w:t xml:space="preserve"> </w:t>
      </w:r>
      <w:r w:rsidR="00C90CD7" w:rsidRPr="005E11FE">
        <w:rPr>
          <w:rFonts w:asciiTheme="minorHAnsi" w:hAnsiTheme="minorHAnsi" w:cs="Calibri"/>
          <w:sz w:val="21"/>
          <w:szCs w:val="21"/>
        </w:rPr>
        <w:t xml:space="preserve">Submit your request </w:t>
      </w:r>
      <w:r w:rsidR="00C90CD7">
        <w:rPr>
          <w:rFonts w:asciiTheme="minorHAnsi" w:hAnsiTheme="minorHAnsi" w:cs="Calibri"/>
          <w:sz w:val="21"/>
          <w:szCs w:val="21"/>
        </w:rPr>
        <w:t xml:space="preserve">through </w:t>
      </w:r>
      <w:r w:rsidR="00C90CD7" w:rsidRPr="000F33C4">
        <w:rPr>
          <w:rFonts w:asciiTheme="minorHAnsi" w:hAnsiTheme="minorHAnsi" w:cs="Calibri"/>
          <w:sz w:val="21"/>
          <w:szCs w:val="21"/>
          <w:highlight w:val="yellow"/>
        </w:rPr>
        <w:t>team Privacy Operation</w:t>
      </w:r>
      <w:r w:rsidR="00C90CD7" w:rsidRPr="002B3CAF">
        <w:rPr>
          <w:rFonts w:asciiTheme="minorHAnsi" w:eastAsiaTheme="minorEastAsia" w:hAnsiTheme="minorHAnsi" w:cstheme="minorHAnsi"/>
          <w:sz w:val="21"/>
          <w:szCs w:val="21"/>
          <w:highlight w:val="yellow"/>
          <w:lang w:eastAsia="en-US"/>
        </w:rPr>
        <w:t>s</w:t>
      </w:r>
      <w:commentRangeStart w:id="66"/>
      <w:commentRangeEnd w:id="66"/>
      <w:r w:rsidR="00C90CD7" w:rsidRPr="002B3CAF">
        <w:rPr>
          <w:rStyle w:val="CommentReference"/>
          <w:rFonts w:asciiTheme="minorHAnsi" w:eastAsiaTheme="minorHAnsi" w:hAnsiTheme="minorHAnsi" w:cstheme="minorHAnsi"/>
          <w:sz w:val="21"/>
          <w:szCs w:val="21"/>
          <w:highlight w:val="yellow"/>
        </w:rPr>
        <w:commentReference w:id="66"/>
      </w:r>
      <w:r w:rsidR="00C90CD7">
        <w:rPr>
          <w:rFonts w:asciiTheme="minorHAnsi" w:hAnsiTheme="minorHAnsi" w:cs="Calibri"/>
          <w:sz w:val="21"/>
          <w:szCs w:val="21"/>
        </w:rPr>
        <w:t xml:space="preserve"> via the contact details as provided in the table under section 2.</w:t>
      </w:r>
      <w:r w:rsidR="00991451">
        <w:rPr>
          <w:rFonts w:cstheme="minorHAnsi"/>
          <w:sz w:val="21"/>
          <w:szCs w:val="21"/>
        </w:rPr>
        <w:br/>
      </w:r>
    </w:p>
    <w:p w14:paraId="618AEFDB" w14:textId="42C4492A" w:rsidR="003129C4" w:rsidRPr="003129C4" w:rsidRDefault="00991451" w:rsidP="00586BA2">
      <w:pPr>
        <w:pStyle w:val="Heading2"/>
      </w:pPr>
      <w:r>
        <w:t xml:space="preserve">6. </w:t>
      </w:r>
      <w:r w:rsidR="00FB2C5D" w:rsidRPr="006571D5">
        <w:t xml:space="preserve">Legal </w:t>
      </w:r>
      <w:r w:rsidR="00CA0865">
        <w:t>basis</w:t>
      </w:r>
      <w:r w:rsidR="00CA0865" w:rsidRPr="006571D5">
        <w:t xml:space="preserve"> </w:t>
      </w:r>
      <w:r w:rsidR="00FB2C5D" w:rsidRPr="006571D5">
        <w:t>for processing your personal data</w:t>
      </w:r>
    </w:p>
    <w:p w14:paraId="29F49C36" w14:textId="77777777" w:rsidR="00661BB9" w:rsidRDefault="00661BB9" w:rsidP="00661BB9">
      <w:pPr>
        <w:rPr>
          <w:rFonts w:ascii="Calibri" w:hAnsi="Calibri" w:cs="Calibri"/>
          <w:sz w:val="21"/>
          <w:szCs w:val="21"/>
        </w:rPr>
      </w:pPr>
      <w:r>
        <w:rPr>
          <w:rFonts w:ascii="Calibri" w:hAnsi="Calibri" w:cs="Calibri"/>
          <w:sz w:val="21"/>
          <w:szCs w:val="21"/>
        </w:rPr>
        <w:t>The TU/e processes your personal data to conduct scientific research, which is the university’s public task as state</w:t>
      </w:r>
      <w:r w:rsidRPr="00BD2F7C">
        <w:rPr>
          <w:rFonts w:ascii="Calibri" w:hAnsi="Calibri" w:cs="Calibri"/>
          <w:sz w:val="21"/>
          <w:szCs w:val="21"/>
        </w:rPr>
        <w:t>d in article 1.3 of the</w:t>
      </w:r>
      <w:r w:rsidRPr="008F48C2">
        <w:rPr>
          <w:rFonts w:ascii="Calibri" w:hAnsi="Calibri" w:cs="Calibri"/>
          <w:sz w:val="21"/>
          <w:szCs w:val="21"/>
        </w:rPr>
        <w:t xml:space="preserve"> Dutch</w:t>
      </w:r>
      <w:r w:rsidRPr="00BD2F7C">
        <w:rPr>
          <w:rFonts w:ascii="Calibri" w:hAnsi="Calibri" w:cs="Calibri"/>
          <w:sz w:val="21"/>
          <w:szCs w:val="21"/>
        </w:rPr>
        <w:t xml:space="preserve"> </w:t>
      </w:r>
      <w:r w:rsidRPr="008F48C2">
        <w:rPr>
          <w:rFonts w:ascii="Calibri" w:hAnsi="Calibri" w:cs="Calibri"/>
          <w:sz w:val="21"/>
          <w:szCs w:val="21"/>
        </w:rPr>
        <w:t xml:space="preserve">Wet Hoger </w:t>
      </w:r>
      <w:r>
        <w:rPr>
          <w:rFonts w:ascii="Calibri" w:hAnsi="Calibri" w:cs="Calibri"/>
          <w:sz w:val="21"/>
          <w:szCs w:val="21"/>
        </w:rPr>
        <w:t>o</w:t>
      </w:r>
      <w:r w:rsidRPr="008F48C2">
        <w:rPr>
          <w:rFonts w:ascii="Calibri" w:hAnsi="Calibri" w:cs="Calibri"/>
          <w:sz w:val="21"/>
          <w:szCs w:val="21"/>
        </w:rPr>
        <w:t>nderwijs en Wetenschappelijk onderzoek</w:t>
      </w:r>
      <w:r w:rsidRPr="00BD2F7C">
        <w:rPr>
          <w:rFonts w:ascii="Calibri" w:hAnsi="Calibri" w:cs="Calibri"/>
          <w:sz w:val="21"/>
          <w:szCs w:val="21"/>
        </w:rPr>
        <w:t xml:space="preserve">. </w:t>
      </w:r>
      <w:r>
        <w:rPr>
          <w:rFonts w:ascii="Calibri" w:hAnsi="Calibri" w:cs="Calibri"/>
          <w:sz w:val="21"/>
          <w:szCs w:val="21"/>
        </w:rPr>
        <w:t xml:space="preserve">The TU/e always follows the applicable codes of conduct for research integrity and the scientific standards when conducting research. </w:t>
      </w:r>
    </w:p>
    <w:p w14:paraId="25A17A6F" w14:textId="77777777" w:rsidR="00661BB9" w:rsidRDefault="00661BB9" w:rsidP="00661BB9">
      <w:pPr>
        <w:rPr>
          <w:rFonts w:asciiTheme="minorHAnsi" w:hAnsiTheme="minorHAnsi" w:cstheme="minorHAnsi"/>
          <w:sz w:val="21"/>
          <w:szCs w:val="21"/>
        </w:rPr>
      </w:pPr>
    </w:p>
    <w:p w14:paraId="7CEF1D82" w14:textId="784C93F9" w:rsidR="001C618E" w:rsidRDefault="001C618E" w:rsidP="001C618E">
      <w:pPr>
        <w:pStyle w:val="Heading2"/>
      </w:pPr>
      <w:r>
        <w:t>7. Who has access to your personal data?</w:t>
      </w:r>
    </w:p>
    <w:p w14:paraId="7EAA0EE8" w14:textId="77777777" w:rsidR="00A711EB" w:rsidRDefault="00A711EB" w:rsidP="00A711EB">
      <w:pPr>
        <w:rPr>
          <w:rFonts w:asciiTheme="minorHAnsi" w:hAnsiTheme="minorHAnsi" w:cstheme="minorHAnsi"/>
          <w:sz w:val="21"/>
          <w:szCs w:val="21"/>
        </w:rPr>
      </w:pPr>
      <w:r w:rsidRPr="000F33C4">
        <w:rPr>
          <w:rFonts w:asciiTheme="minorHAnsi" w:hAnsiTheme="minorHAnsi" w:cstheme="minorHAnsi"/>
          <w:sz w:val="21"/>
          <w:szCs w:val="21"/>
        </w:rPr>
        <w:t xml:space="preserve">Only authorized employees involved in the research have access to your personal data if </w:t>
      </w:r>
      <w:r>
        <w:rPr>
          <w:rFonts w:asciiTheme="minorHAnsi" w:hAnsiTheme="minorHAnsi" w:cstheme="minorHAnsi"/>
          <w:sz w:val="21"/>
          <w:szCs w:val="21"/>
        </w:rPr>
        <w:t xml:space="preserve">this is </w:t>
      </w:r>
      <w:r w:rsidRPr="000F33C4">
        <w:rPr>
          <w:rFonts w:asciiTheme="minorHAnsi" w:hAnsiTheme="minorHAnsi" w:cstheme="minorHAnsi"/>
          <w:sz w:val="21"/>
          <w:szCs w:val="21"/>
        </w:rPr>
        <w:t>necessary for their tasks. The authorized employees will keep your personal data confidential</w:t>
      </w:r>
      <w:r>
        <w:rPr>
          <w:rFonts w:asciiTheme="minorHAnsi" w:hAnsiTheme="minorHAnsi" w:cstheme="minorHAnsi"/>
          <w:sz w:val="21"/>
          <w:szCs w:val="21"/>
        </w:rPr>
        <w:t xml:space="preserve">. </w:t>
      </w:r>
    </w:p>
    <w:p w14:paraId="5D0ADDDB" w14:textId="77777777" w:rsidR="00A711EB" w:rsidRDefault="00A711EB" w:rsidP="00A711EB">
      <w:pPr>
        <w:rPr>
          <w:rFonts w:asciiTheme="minorHAnsi" w:hAnsiTheme="minorHAnsi" w:cstheme="minorHAnsi"/>
          <w:sz w:val="21"/>
          <w:szCs w:val="21"/>
        </w:rPr>
      </w:pPr>
    </w:p>
    <w:p w14:paraId="04EDF2E7" w14:textId="77777777" w:rsidR="00A711EB" w:rsidRPr="000F33C4" w:rsidRDefault="00A711EB" w:rsidP="00A711EB">
      <w:pPr>
        <w:rPr>
          <w:rFonts w:asciiTheme="minorHAnsi" w:hAnsiTheme="minorHAnsi" w:cstheme="minorHAnsi"/>
          <w:sz w:val="21"/>
          <w:szCs w:val="21"/>
          <w:highlight w:val="yellow"/>
        </w:rPr>
      </w:pPr>
      <w:r w:rsidRPr="000F33C4">
        <w:rPr>
          <w:rFonts w:asciiTheme="minorHAnsi" w:hAnsiTheme="minorHAnsi" w:cstheme="minorHAnsi"/>
          <w:sz w:val="21"/>
          <w:szCs w:val="21"/>
          <w:highlight w:val="yellow"/>
        </w:rPr>
        <w:t>O</w:t>
      </w:r>
      <w:commentRangeStart w:id="67"/>
      <w:commentRangeEnd w:id="67"/>
      <w:r w:rsidRPr="000F33C4">
        <w:rPr>
          <w:rStyle w:val="CommentReference"/>
          <w:rFonts w:asciiTheme="minorHAnsi" w:eastAsiaTheme="minorHAnsi" w:hAnsiTheme="minorHAnsi" w:cstheme="minorBidi"/>
          <w:highlight w:val="yellow"/>
          <w:lang w:val="en-GB" w:eastAsia="en-US"/>
        </w:rPr>
        <w:commentReference w:id="67"/>
      </w:r>
      <w:r w:rsidRPr="000F33C4">
        <w:rPr>
          <w:rFonts w:asciiTheme="minorHAnsi" w:hAnsiTheme="minorHAnsi" w:cstheme="minorHAnsi"/>
          <w:sz w:val="21"/>
          <w:szCs w:val="21"/>
          <w:highlight w:val="yellow"/>
        </w:rPr>
        <w:t>ther parties/processors that have access to the data are listed in the table below:</w:t>
      </w:r>
    </w:p>
    <w:tbl>
      <w:tblPr>
        <w:tblStyle w:val="TableGrid"/>
        <w:tblW w:w="0" w:type="auto"/>
        <w:tblLook w:val="04A0" w:firstRow="1" w:lastRow="0" w:firstColumn="1" w:lastColumn="0" w:noHBand="0" w:noVBand="1"/>
      </w:tblPr>
      <w:tblGrid>
        <w:gridCol w:w="2405"/>
        <w:gridCol w:w="2103"/>
        <w:gridCol w:w="1724"/>
        <w:gridCol w:w="2784"/>
      </w:tblGrid>
      <w:tr w:rsidR="00A711EB" w:rsidRPr="00954552" w14:paraId="0878E54F" w14:textId="77777777" w:rsidTr="000F33C4">
        <w:tc>
          <w:tcPr>
            <w:tcW w:w="2405" w:type="dxa"/>
          </w:tcPr>
          <w:p w14:paraId="378C4150" w14:textId="77777777" w:rsidR="00A711EB" w:rsidRPr="000F33C4" w:rsidRDefault="00A711EB" w:rsidP="000F33C4">
            <w:pPr>
              <w:rPr>
                <w:rFonts w:asciiTheme="minorHAnsi" w:hAnsiTheme="minorHAnsi" w:cstheme="minorHAnsi"/>
                <w:b/>
                <w:bCs/>
                <w:sz w:val="21"/>
                <w:szCs w:val="21"/>
                <w:highlight w:val="yellow"/>
              </w:rPr>
            </w:pPr>
            <w:r w:rsidRPr="000F33C4">
              <w:rPr>
                <w:rFonts w:asciiTheme="minorHAnsi" w:hAnsiTheme="minorHAnsi" w:cstheme="minorHAnsi"/>
                <w:b/>
                <w:bCs/>
                <w:sz w:val="21"/>
                <w:szCs w:val="21"/>
                <w:highlight w:val="yellow"/>
              </w:rPr>
              <w:t>Party/processor</w:t>
            </w:r>
          </w:p>
        </w:tc>
        <w:tc>
          <w:tcPr>
            <w:tcW w:w="2103" w:type="dxa"/>
          </w:tcPr>
          <w:p w14:paraId="1AB27926" w14:textId="77777777" w:rsidR="00A711EB" w:rsidRPr="000F33C4" w:rsidRDefault="00A711EB" w:rsidP="000F33C4">
            <w:pPr>
              <w:rPr>
                <w:rFonts w:asciiTheme="minorHAnsi" w:hAnsiTheme="minorHAnsi" w:cstheme="minorHAnsi"/>
                <w:b/>
                <w:bCs/>
                <w:sz w:val="21"/>
                <w:szCs w:val="21"/>
                <w:highlight w:val="yellow"/>
              </w:rPr>
            </w:pPr>
            <w:r w:rsidRPr="000F33C4">
              <w:rPr>
                <w:rFonts w:asciiTheme="minorHAnsi" w:hAnsiTheme="minorHAnsi" w:cstheme="minorHAnsi"/>
                <w:b/>
                <w:bCs/>
                <w:sz w:val="21"/>
                <w:szCs w:val="21"/>
                <w:highlight w:val="yellow"/>
              </w:rPr>
              <w:t>Why access?</w:t>
            </w:r>
          </w:p>
        </w:tc>
        <w:tc>
          <w:tcPr>
            <w:tcW w:w="1724" w:type="dxa"/>
          </w:tcPr>
          <w:p w14:paraId="4BDE6D89" w14:textId="77777777" w:rsidR="00A711EB" w:rsidRPr="000F33C4" w:rsidRDefault="00A711EB" w:rsidP="000F33C4">
            <w:pPr>
              <w:rPr>
                <w:rFonts w:asciiTheme="minorHAnsi" w:hAnsiTheme="minorHAnsi" w:cstheme="minorHAnsi"/>
                <w:b/>
                <w:bCs/>
                <w:sz w:val="21"/>
                <w:szCs w:val="21"/>
                <w:highlight w:val="yellow"/>
              </w:rPr>
            </w:pPr>
            <w:r w:rsidRPr="000F33C4">
              <w:rPr>
                <w:rFonts w:asciiTheme="minorHAnsi" w:hAnsiTheme="minorHAnsi" w:cstheme="minorHAnsi"/>
                <w:b/>
                <w:bCs/>
                <w:sz w:val="21"/>
                <w:szCs w:val="21"/>
                <w:highlight w:val="yellow"/>
              </w:rPr>
              <w:t xml:space="preserve">Category </w:t>
            </w:r>
          </w:p>
        </w:tc>
        <w:tc>
          <w:tcPr>
            <w:tcW w:w="2784" w:type="dxa"/>
          </w:tcPr>
          <w:p w14:paraId="2F1D0C98" w14:textId="77777777" w:rsidR="00A711EB" w:rsidRPr="000F33C4" w:rsidRDefault="00A711EB" w:rsidP="000F33C4">
            <w:pPr>
              <w:rPr>
                <w:rFonts w:asciiTheme="minorHAnsi" w:hAnsiTheme="minorHAnsi" w:cstheme="minorHAnsi"/>
                <w:b/>
                <w:bCs/>
                <w:sz w:val="21"/>
                <w:szCs w:val="21"/>
                <w:highlight w:val="yellow"/>
              </w:rPr>
            </w:pPr>
            <w:r w:rsidRPr="000F33C4">
              <w:rPr>
                <w:rFonts w:asciiTheme="minorHAnsi" w:hAnsiTheme="minorHAnsi" w:cstheme="minorHAnsi"/>
                <w:b/>
                <w:bCs/>
                <w:sz w:val="21"/>
                <w:szCs w:val="21"/>
                <w:highlight w:val="yellow"/>
              </w:rPr>
              <w:t>Processing within the European Economic Area?</w:t>
            </w:r>
          </w:p>
        </w:tc>
      </w:tr>
      <w:tr w:rsidR="00A711EB" w:rsidRPr="00954552" w14:paraId="37C6668D" w14:textId="77777777" w:rsidTr="000F33C4">
        <w:tc>
          <w:tcPr>
            <w:tcW w:w="2405" w:type="dxa"/>
          </w:tcPr>
          <w:p w14:paraId="2101C31F" w14:textId="77777777" w:rsidR="00A711EB" w:rsidRPr="000F33C4" w:rsidRDefault="00A711EB" w:rsidP="000F33C4">
            <w:pPr>
              <w:rPr>
                <w:rFonts w:asciiTheme="minorHAnsi" w:hAnsiTheme="minorHAnsi" w:cstheme="minorHAnsi"/>
                <w:i/>
                <w:iCs/>
                <w:sz w:val="21"/>
                <w:szCs w:val="21"/>
                <w:highlight w:val="yellow"/>
              </w:rPr>
            </w:pPr>
            <w:r w:rsidRPr="000F33C4">
              <w:rPr>
                <w:rFonts w:asciiTheme="minorHAnsi" w:hAnsiTheme="minorHAnsi" w:cstheme="minorHAnsi"/>
                <w:i/>
                <w:iCs/>
                <w:sz w:val="21"/>
                <w:szCs w:val="21"/>
                <w:highlight w:val="yellow"/>
              </w:rPr>
              <w:lastRenderedPageBreak/>
              <w:t>SURF Research Drive / Microsoft (Netherlands)</w:t>
            </w:r>
          </w:p>
        </w:tc>
        <w:tc>
          <w:tcPr>
            <w:tcW w:w="2103" w:type="dxa"/>
          </w:tcPr>
          <w:p w14:paraId="5BA7314F" w14:textId="77777777" w:rsidR="00A711EB" w:rsidRPr="000F33C4" w:rsidRDefault="00A711EB" w:rsidP="000F33C4">
            <w:pPr>
              <w:rPr>
                <w:rFonts w:asciiTheme="minorHAnsi" w:hAnsiTheme="minorHAnsi" w:cstheme="minorHAnsi"/>
                <w:i/>
                <w:iCs/>
                <w:sz w:val="21"/>
                <w:szCs w:val="21"/>
                <w:highlight w:val="yellow"/>
              </w:rPr>
            </w:pPr>
            <w:r w:rsidRPr="000F33C4">
              <w:rPr>
                <w:rFonts w:asciiTheme="minorHAnsi" w:hAnsiTheme="minorHAnsi" w:cstheme="minorHAnsi"/>
                <w:i/>
                <w:iCs/>
                <w:sz w:val="21"/>
                <w:szCs w:val="21"/>
                <w:highlight w:val="yellow"/>
              </w:rPr>
              <w:t>Storag</w:t>
            </w:r>
            <w:r w:rsidRPr="3678BD48">
              <w:rPr>
                <w:rFonts w:asciiTheme="minorHAnsi" w:hAnsiTheme="minorHAnsi" w:cstheme="minorBidi"/>
                <w:sz w:val="21"/>
                <w:szCs w:val="21"/>
                <w:highlight w:val="yellow"/>
              </w:rPr>
              <w:t>e</w:t>
            </w:r>
            <w:commentRangeStart w:id="68"/>
            <w:commentRangeEnd w:id="68"/>
            <w:r>
              <w:rPr>
                <w:rStyle w:val="CommentReference"/>
              </w:rPr>
              <w:commentReference w:id="68"/>
            </w:r>
            <w:r>
              <w:rPr>
                <w:rFonts w:asciiTheme="minorHAnsi" w:hAnsiTheme="minorHAnsi" w:cstheme="minorBidi"/>
                <w:sz w:val="21"/>
                <w:szCs w:val="21"/>
                <w:highlight w:val="yellow"/>
              </w:rPr>
              <w:t xml:space="preserve"> </w:t>
            </w:r>
            <w:r w:rsidRPr="000F33C4">
              <w:rPr>
                <w:rFonts w:asciiTheme="minorHAnsi" w:hAnsiTheme="minorHAnsi" w:cstheme="minorHAnsi"/>
                <w:i/>
                <w:iCs/>
                <w:sz w:val="21"/>
                <w:szCs w:val="21"/>
                <w:highlight w:val="yellow"/>
              </w:rPr>
              <w:t>solution</w:t>
            </w:r>
            <w:r w:rsidRPr="3678BD48">
              <w:rPr>
                <w:rFonts w:asciiTheme="minorHAnsi" w:hAnsiTheme="minorHAnsi" w:cstheme="minorBidi"/>
                <w:sz w:val="21"/>
                <w:szCs w:val="21"/>
                <w:highlight w:val="yellow"/>
              </w:rPr>
              <w:t xml:space="preserve"> </w:t>
            </w:r>
          </w:p>
        </w:tc>
        <w:tc>
          <w:tcPr>
            <w:tcW w:w="1724" w:type="dxa"/>
          </w:tcPr>
          <w:p w14:paraId="381B949E" w14:textId="77777777" w:rsidR="00A711EB" w:rsidRPr="000F33C4" w:rsidRDefault="00A711EB" w:rsidP="000F33C4">
            <w:pPr>
              <w:rPr>
                <w:rFonts w:asciiTheme="minorHAnsi" w:hAnsiTheme="minorHAnsi" w:cstheme="minorHAnsi"/>
                <w:i/>
                <w:iCs/>
                <w:sz w:val="21"/>
                <w:szCs w:val="21"/>
                <w:highlight w:val="yellow"/>
              </w:rPr>
            </w:pPr>
          </w:p>
        </w:tc>
        <w:tc>
          <w:tcPr>
            <w:tcW w:w="2784" w:type="dxa"/>
          </w:tcPr>
          <w:p w14:paraId="152140FA" w14:textId="77777777" w:rsidR="00A711EB" w:rsidRPr="000F33C4" w:rsidRDefault="00A711EB" w:rsidP="000F33C4">
            <w:pPr>
              <w:rPr>
                <w:rFonts w:asciiTheme="minorHAnsi" w:hAnsiTheme="minorHAnsi" w:cstheme="minorHAnsi"/>
                <w:i/>
                <w:iCs/>
                <w:sz w:val="21"/>
                <w:szCs w:val="21"/>
                <w:highlight w:val="yellow"/>
              </w:rPr>
            </w:pPr>
            <w:r w:rsidRPr="000F33C4">
              <w:rPr>
                <w:rFonts w:asciiTheme="minorHAnsi" w:hAnsiTheme="minorHAnsi" w:cstheme="minorHAnsi"/>
                <w:i/>
                <w:iCs/>
                <w:sz w:val="21"/>
                <w:szCs w:val="21"/>
                <w:highlight w:val="yellow"/>
              </w:rPr>
              <w:t>Yes</w:t>
            </w:r>
          </w:p>
        </w:tc>
      </w:tr>
    </w:tbl>
    <w:p w14:paraId="0396F1EC" w14:textId="77777777" w:rsidR="00A711EB" w:rsidRPr="00262A5C" w:rsidRDefault="00A711EB" w:rsidP="00A711EB">
      <w:pPr>
        <w:rPr>
          <w:rFonts w:ascii="Calibri" w:hAnsi="Calibri" w:cs="Calibri"/>
          <w:sz w:val="21"/>
          <w:szCs w:val="21"/>
          <w:lang w:bidi="nl-NL"/>
        </w:rPr>
      </w:pPr>
      <w:r w:rsidRPr="00B32E0E">
        <w:rPr>
          <w:rFonts w:ascii="Calibri" w:hAnsi="Calibri" w:cs="Calibri"/>
          <w:sz w:val="21"/>
          <w:szCs w:val="21"/>
          <w:lang w:bidi="nl-NL"/>
        </w:rPr>
        <w:t xml:space="preserve">TU/e </w:t>
      </w:r>
      <w:r>
        <w:rPr>
          <w:rFonts w:ascii="Calibri" w:hAnsi="Calibri" w:cs="Calibri"/>
          <w:sz w:val="21"/>
          <w:szCs w:val="21"/>
          <w:lang w:bidi="nl-NL"/>
        </w:rPr>
        <w:t>has</w:t>
      </w:r>
      <w:r w:rsidRPr="00B32E0E">
        <w:rPr>
          <w:rFonts w:ascii="Calibri" w:hAnsi="Calibri" w:cs="Calibri"/>
          <w:sz w:val="21"/>
          <w:szCs w:val="21"/>
          <w:lang w:bidi="nl-NL"/>
        </w:rPr>
        <w:t xml:space="preserve"> a suitable agreement</w:t>
      </w:r>
      <w:r>
        <w:rPr>
          <w:rFonts w:ascii="Calibri" w:hAnsi="Calibri" w:cs="Calibri"/>
          <w:sz w:val="21"/>
          <w:szCs w:val="21"/>
          <w:lang w:bidi="nl-NL"/>
        </w:rPr>
        <w:t xml:space="preserve"> with these parties to</w:t>
      </w:r>
      <w:r w:rsidRPr="00262A5C">
        <w:rPr>
          <w:rFonts w:ascii="Calibri" w:hAnsi="Calibri" w:cs="Calibri"/>
          <w:sz w:val="21"/>
          <w:szCs w:val="21"/>
          <w:lang w:bidi="nl-NL"/>
        </w:rPr>
        <w:t xml:space="preserve"> protect your personal data.</w:t>
      </w:r>
      <w:r w:rsidRPr="00426A80">
        <w:rPr>
          <w:rFonts w:ascii="Calibri" w:hAnsi="Calibri" w:cs="Calibri"/>
          <w:sz w:val="21"/>
          <w:szCs w:val="21"/>
        </w:rPr>
        <w:t xml:space="preserve"> </w:t>
      </w:r>
      <w:r>
        <w:rPr>
          <w:rFonts w:ascii="Calibri" w:hAnsi="Calibri" w:cs="Calibri"/>
          <w:sz w:val="21"/>
          <w:szCs w:val="21"/>
        </w:rPr>
        <w:t>W</w:t>
      </w:r>
      <w:r w:rsidRPr="00BA3A79">
        <w:rPr>
          <w:rFonts w:ascii="Calibri" w:hAnsi="Calibri" w:cs="Calibri"/>
          <w:sz w:val="21"/>
          <w:szCs w:val="21"/>
        </w:rPr>
        <w:t xml:space="preserve">e will not share </w:t>
      </w:r>
      <w:r>
        <w:rPr>
          <w:rFonts w:ascii="Calibri" w:hAnsi="Calibri" w:cs="Calibri"/>
          <w:sz w:val="21"/>
          <w:szCs w:val="21"/>
        </w:rPr>
        <w:t>your personal</w:t>
      </w:r>
      <w:r w:rsidRPr="00BA3A79">
        <w:rPr>
          <w:rFonts w:ascii="Calibri" w:hAnsi="Calibri" w:cs="Calibri"/>
          <w:sz w:val="21"/>
          <w:szCs w:val="21"/>
        </w:rPr>
        <w:t xml:space="preserve"> data with </w:t>
      </w:r>
      <w:r>
        <w:rPr>
          <w:rFonts w:ascii="Calibri" w:hAnsi="Calibri" w:cs="Calibri"/>
          <w:sz w:val="21"/>
          <w:szCs w:val="21"/>
        </w:rPr>
        <w:t>any other</w:t>
      </w:r>
      <w:r w:rsidRPr="00BA3A79">
        <w:rPr>
          <w:rFonts w:ascii="Calibri" w:hAnsi="Calibri" w:cs="Calibri"/>
          <w:sz w:val="21"/>
          <w:szCs w:val="21"/>
        </w:rPr>
        <w:t xml:space="preserve"> part</w:t>
      </w:r>
      <w:r>
        <w:rPr>
          <w:rFonts w:ascii="Calibri" w:hAnsi="Calibri" w:cs="Calibri"/>
          <w:sz w:val="21"/>
          <w:szCs w:val="21"/>
        </w:rPr>
        <w:t>y</w:t>
      </w:r>
      <w:r w:rsidRPr="00BA3A79">
        <w:rPr>
          <w:rFonts w:ascii="Calibri" w:hAnsi="Calibri" w:cs="Calibri"/>
          <w:sz w:val="21"/>
          <w:szCs w:val="21"/>
        </w:rPr>
        <w:t xml:space="preserve">, </w:t>
      </w:r>
      <w:r>
        <w:rPr>
          <w:rFonts w:ascii="Calibri" w:hAnsi="Calibri" w:cs="Calibri"/>
          <w:sz w:val="21"/>
          <w:szCs w:val="21"/>
        </w:rPr>
        <w:t>unless we are required to do so by law.</w:t>
      </w:r>
    </w:p>
    <w:p w14:paraId="50CBADB8" w14:textId="77777777" w:rsidR="00A711EB" w:rsidRPr="00CF3D2B" w:rsidRDefault="00A711EB" w:rsidP="00A711EB">
      <w:pPr>
        <w:rPr>
          <w:rFonts w:ascii="Calibri" w:hAnsi="Calibri" w:cs="Calibri"/>
          <w:sz w:val="21"/>
          <w:szCs w:val="21"/>
          <w:lang w:bidi="nl-NL"/>
        </w:rPr>
      </w:pPr>
    </w:p>
    <w:p w14:paraId="30D45485" w14:textId="5EF495E8" w:rsidR="00A711EB" w:rsidRPr="00E34499" w:rsidRDefault="00A711EB" w:rsidP="00A711EB">
      <w:r w:rsidRPr="00CF3D2B">
        <w:rPr>
          <w:rFonts w:ascii="Calibri" w:hAnsi="Calibri" w:cs="Calibri"/>
          <w:sz w:val="21"/>
          <w:szCs w:val="21"/>
          <w:lang w:bidi="nl-NL"/>
        </w:rPr>
        <w:t xml:space="preserve">TU/e will process your personal data within the European Economic </w:t>
      </w:r>
      <w:r>
        <w:rPr>
          <w:rFonts w:ascii="Calibri" w:hAnsi="Calibri" w:cs="Calibri"/>
          <w:sz w:val="21"/>
          <w:szCs w:val="21"/>
          <w:lang w:bidi="nl-NL"/>
        </w:rPr>
        <w:t>Area</w:t>
      </w:r>
      <w:r w:rsidRPr="00CF3D2B">
        <w:rPr>
          <w:rFonts w:ascii="Calibri" w:hAnsi="Calibri" w:cs="Calibri"/>
          <w:sz w:val="21"/>
          <w:szCs w:val="21"/>
          <w:lang w:bidi="nl-NL"/>
        </w:rPr>
        <w:t xml:space="preserve"> (EE</w:t>
      </w:r>
      <w:r>
        <w:rPr>
          <w:rFonts w:ascii="Calibri" w:hAnsi="Calibri" w:cs="Calibri"/>
          <w:sz w:val="21"/>
          <w:szCs w:val="21"/>
          <w:lang w:bidi="nl-NL"/>
        </w:rPr>
        <w:t>A</w:t>
      </w:r>
      <w:r w:rsidRPr="00CF3D2B">
        <w:rPr>
          <w:rFonts w:ascii="Calibri" w:hAnsi="Calibri" w:cs="Calibri"/>
          <w:sz w:val="21"/>
          <w:szCs w:val="21"/>
          <w:lang w:bidi="nl-NL"/>
        </w:rPr>
        <w:t xml:space="preserve">) by storing </w:t>
      </w:r>
      <w:r>
        <w:rPr>
          <w:rFonts w:ascii="Calibri" w:hAnsi="Calibri" w:cs="Calibri"/>
          <w:sz w:val="21"/>
          <w:szCs w:val="21"/>
          <w:lang w:bidi="nl-NL"/>
        </w:rPr>
        <w:t>your</w:t>
      </w:r>
      <w:r w:rsidRPr="00CF3D2B">
        <w:rPr>
          <w:rFonts w:ascii="Calibri" w:hAnsi="Calibri" w:cs="Calibri"/>
          <w:sz w:val="21"/>
          <w:szCs w:val="21"/>
          <w:lang w:bidi="nl-NL"/>
        </w:rPr>
        <w:t xml:space="preserve"> data on a server inside the EE</w:t>
      </w:r>
      <w:r>
        <w:rPr>
          <w:rFonts w:ascii="Calibri" w:hAnsi="Calibri" w:cs="Calibri"/>
          <w:sz w:val="21"/>
          <w:szCs w:val="21"/>
          <w:lang w:bidi="nl-NL"/>
        </w:rPr>
        <w:t>A</w:t>
      </w:r>
      <w:r w:rsidRPr="00CF3D2B">
        <w:rPr>
          <w:rFonts w:ascii="Calibri" w:hAnsi="Calibri" w:cs="Calibri"/>
          <w:sz w:val="21"/>
          <w:szCs w:val="21"/>
          <w:lang w:bidi="nl-NL"/>
        </w:rPr>
        <w:t>.</w:t>
      </w:r>
      <w:r>
        <w:rPr>
          <w:rFonts w:ascii="Calibri" w:hAnsi="Calibri" w:cs="Calibri"/>
          <w:sz w:val="21"/>
          <w:szCs w:val="21"/>
          <w:lang w:bidi="nl-NL"/>
        </w:rPr>
        <w:t xml:space="preserve"> </w:t>
      </w:r>
    </w:p>
    <w:p w14:paraId="5CBB42A3" w14:textId="77777777" w:rsidR="00A711EB" w:rsidRDefault="00A711EB" w:rsidP="00A711EB">
      <w:pPr>
        <w:rPr>
          <w:rFonts w:ascii="Calibri" w:hAnsi="Calibri" w:cs="Calibri"/>
          <w:sz w:val="21"/>
          <w:szCs w:val="21"/>
          <w:highlight w:val="yellow"/>
          <w:lang w:bidi="nl-NL"/>
        </w:rPr>
      </w:pPr>
    </w:p>
    <w:p w14:paraId="3D64B5F5" w14:textId="77777777" w:rsidR="00601CBA" w:rsidRPr="00E34499" w:rsidRDefault="00601CBA" w:rsidP="00601CBA"/>
    <w:p w14:paraId="49EE08AF" w14:textId="77777777" w:rsidR="00AF7709" w:rsidRPr="000F33C4" w:rsidRDefault="00AF7709" w:rsidP="00AF7709">
      <w:pPr>
        <w:pStyle w:val="Heading2"/>
        <w:rPr>
          <w:rFonts w:cstheme="minorHAnsi"/>
        </w:rPr>
      </w:pPr>
      <w:r w:rsidRPr="000F33C4">
        <w:rPr>
          <w:rFonts w:cstheme="minorHAnsi"/>
        </w:rPr>
        <w:t xml:space="preserve">8. Future research </w:t>
      </w:r>
    </w:p>
    <w:p w14:paraId="4BD0078D" w14:textId="6DAD37BD" w:rsidR="00AF7709" w:rsidRDefault="00AB5012" w:rsidP="00AF7709">
      <w:pPr>
        <w:rPr>
          <w:rFonts w:asciiTheme="minorHAnsi" w:hAnsiTheme="minorHAnsi" w:cstheme="minorBidi"/>
          <w:sz w:val="21"/>
          <w:szCs w:val="21"/>
        </w:rPr>
      </w:pPr>
      <w:r>
        <w:rPr>
          <w:rFonts w:asciiTheme="minorHAnsi" w:hAnsiTheme="minorHAnsi" w:cstheme="minorBidi"/>
          <w:sz w:val="21"/>
          <w:szCs w:val="21"/>
        </w:rPr>
        <w:t xml:space="preserve">During the research project, your personal </w:t>
      </w:r>
      <w:r w:rsidRPr="7BC140D0">
        <w:rPr>
          <w:rFonts w:asciiTheme="minorHAnsi" w:hAnsiTheme="minorHAnsi" w:cstheme="minorBidi"/>
          <w:sz w:val="21"/>
          <w:szCs w:val="21"/>
        </w:rPr>
        <w:t xml:space="preserve">data </w:t>
      </w:r>
      <w:r>
        <w:rPr>
          <w:rFonts w:asciiTheme="minorHAnsi" w:hAnsiTheme="minorHAnsi" w:cstheme="minorBidi"/>
          <w:sz w:val="21"/>
          <w:szCs w:val="21"/>
        </w:rPr>
        <w:t xml:space="preserve">may also prove useful for new, socially important research. In such case, we would like to reuse your data for the new research. </w:t>
      </w:r>
      <w:r w:rsidR="00C85DD0">
        <w:rPr>
          <w:rFonts w:asciiTheme="minorHAnsi" w:hAnsiTheme="minorHAnsi" w:cstheme="minorBidi"/>
          <w:sz w:val="21"/>
          <w:szCs w:val="21"/>
        </w:rPr>
        <w:t xml:space="preserve">This will only happen </w:t>
      </w:r>
      <w:r w:rsidR="00AF7709" w:rsidRPr="7BC140D0">
        <w:rPr>
          <w:rFonts w:asciiTheme="minorHAnsi" w:hAnsiTheme="minorHAnsi" w:cstheme="minorBidi"/>
          <w:sz w:val="21"/>
          <w:szCs w:val="21"/>
        </w:rPr>
        <w:t xml:space="preserve">if </w:t>
      </w:r>
      <w:r w:rsidR="00C85DD0">
        <w:rPr>
          <w:rFonts w:asciiTheme="minorHAnsi" w:hAnsiTheme="minorHAnsi" w:cstheme="minorBidi"/>
          <w:sz w:val="21"/>
          <w:szCs w:val="21"/>
        </w:rPr>
        <w:t xml:space="preserve">(1) </w:t>
      </w:r>
      <w:r w:rsidR="00AF7709" w:rsidRPr="7BC140D0">
        <w:rPr>
          <w:rFonts w:asciiTheme="minorHAnsi" w:hAnsiTheme="minorHAnsi" w:cstheme="minorBidi"/>
          <w:sz w:val="21"/>
          <w:szCs w:val="21"/>
        </w:rPr>
        <w:t>your</w:t>
      </w:r>
      <w:r w:rsidR="00AF7709">
        <w:rPr>
          <w:rFonts w:asciiTheme="minorHAnsi" w:hAnsiTheme="minorHAnsi" w:cstheme="minorBidi"/>
          <w:sz w:val="21"/>
          <w:szCs w:val="21"/>
        </w:rPr>
        <w:t xml:space="preserve"> personal</w:t>
      </w:r>
      <w:r w:rsidR="00AF7709" w:rsidRPr="7BC140D0">
        <w:rPr>
          <w:rFonts w:asciiTheme="minorHAnsi" w:hAnsiTheme="minorHAnsi" w:cstheme="minorBidi"/>
          <w:sz w:val="21"/>
          <w:szCs w:val="21"/>
        </w:rPr>
        <w:t xml:space="preserve"> data is truly necessary, </w:t>
      </w:r>
      <w:r w:rsidR="00AF7709">
        <w:rPr>
          <w:rFonts w:asciiTheme="minorHAnsi" w:hAnsiTheme="minorHAnsi" w:cstheme="minorBidi"/>
          <w:sz w:val="21"/>
          <w:szCs w:val="21"/>
        </w:rPr>
        <w:t xml:space="preserve">(2) </w:t>
      </w:r>
      <w:r w:rsidR="00AF7709" w:rsidRPr="7BC140D0">
        <w:rPr>
          <w:rFonts w:asciiTheme="minorHAnsi" w:hAnsiTheme="minorHAnsi" w:cstheme="minorBidi"/>
          <w:sz w:val="21"/>
          <w:szCs w:val="21"/>
        </w:rPr>
        <w:t>the recognized ethical standards for scientific research are followed, and</w:t>
      </w:r>
      <w:r w:rsidR="00AF7709">
        <w:rPr>
          <w:rFonts w:asciiTheme="minorHAnsi" w:hAnsiTheme="minorHAnsi" w:cstheme="minorBidi"/>
          <w:sz w:val="21"/>
          <w:szCs w:val="21"/>
        </w:rPr>
        <w:t xml:space="preserve"> (3)</w:t>
      </w:r>
      <w:r w:rsidR="00AF7709" w:rsidRPr="7BC140D0">
        <w:rPr>
          <w:rFonts w:asciiTheme="minorHAnsi" w:hAnsiTheme="minorHAnsi" w:cstheme="minorBidi"/>
          <w:sz w:val="21"/>
          <w:szCs w:val="21"/>
        </w:rPr>
        <w:t xml:space="preserve"> the new research objectives align with the current research objectives. If your personal data is used in future research, we will take all reasonable steps to inform you about this. You can object to the use of your</w:t>
      </w:r>
      <w:r w:rsidR="00AF7709">
        <w:rPr>
          <w:rFonts w:asciiTheme="minorHAnsi" w:hAnsiTheme="minorHAnsi" w:cstheme="minorBidi"/>
          <w:sz w:val="21"/>
          <w:szCs w:val="21"/>
        </w:rPr>
        <w:t xml:space="preserve"> personal</w:t>
      </w:r>
      <w:r w:rsidR="00AF7709" w:rsidRPr="7BC140D0">
        <w:rPr>
          <w:rFonts w:asciiTheme="minorHAnsi" w:hAnsiTheme="minorHAnsi" w:cstheme="minorBidi"/>
          <w:sz w:val="21"/>
          <w:szCs w:val="21"/>
        </w:rPr>
        <w:t xml:space="preserve"> data for new research.  </w:t>
      </w:r>
    </w:p>
    <w:p w14:paraId="06BE8E3C" w14:textId="77777777" w:rsidR="00AF7709" w:rsidRDefault="00AF7709" w:rsidP="00AF7709">
      <w:pPr>
        <w:rPr>
          <w:rFonts w:asciiTheme="minorHAnsi" w:hAnsiTheme="minorHAnsi" w:cstheme="minorHAnsi"/>
          <w:sz w:val="21"/>
          <w:szCs w:val="21"/>
        </w:rPr>
      </w:pPr>
    </w:p>
    <w:p w14:paraId="57633763" w14:textId="45B7B827" w:rsidR="00AF7709" w:rsidRDefault="00AF7709" w:rsidP="00AF7709">
      <w:pPr>
        <w:rPr>
          <w:rFonts w:asciiTheme="minorHAnsi" w:hAnsiTheme="minorHAnsi" w:cstheme="minorHAnsi"/>
          <w:sz w:val="21"/>
          <w:szCs w:val="21"/>
        </w:rPr>
      </w:pPr>
      <w:r w:rsidRPr="00666D05">
        <w:rPr>
          <w:rFonts w:asciiTheme="minorHAnsi" w:hAnsiTheme="minorHAnsi" w:cstheme="minorHAnsi"/>
          <w:sz w:val="21"/>
          <w:szCs w:val="21"/>
          <w:highlight w:val="yellow"/>
        </w:rPr>
        <w:t xml:space="preserve">We might use anonymized data for </w:t>
      </w:r>
      <w:r>
        <w:rPr>
          <w:rFonts w:asciiTheme="minorHAnsi" w:hAnsiTheme="minorHAnsi" w:cstheme="minorHAnsi"/>
          <w:sz w:val="21"/>
          <w:szCs w:val="21"/>
          <w:highlight w:val="yellow"/>
        </w:rPr>
        <w:t>new</w:t>
      </w:r>
      <w:r w:rsidRPr="00666D05">
        <w:rPr>
          <w:rFonts w:asciiTheme="minorHAnsi" w:hAnsiTheme="minorHAnsi" w:cstheme="minorHAnsi"/>
          <w:sz w:val="21"/>
          <w:szCs w:val="21"/>
          <w:highlight w:val="yellow"/>
        </w:rPr>
        <w:t xml:space="preserve"> purposes such as research or education. We will ensure the data cannot be linked to you and we </w:t>
      </w:r>
      <w:r>
        <w:rPr>
          <w:rFonts w:asciiTheme="minorHAnsi" w:hAnsiTheme="minorHAnsi" w:cstheme="minorHAnsi"/>
          <w:sz w:val="21"/>
          <w:szCs w:val="21"/>
          <w:highlight w:val="yellow"/>
        </w:rPr>
        <w:t>will</w:t>
      </w:r>
      <w:r w:rsidRPr="00666D05">
        <w:rPr>
          <w:rFonts w:asciiTheme="minorHAnsi" w:hAnsiTheme="minorHAnsi" w:cstheme="minorHAnsi"/>
          <w:sz w:val="21"/>
          <w:szCs w:val="21"/>
          <w:highlight w:val="yellow"/>
        </w:rPr>
        <w:t xml:space="preserve"> not disclose anything that makes you identifiable</w:t>
      </w:r>
      <w:r>
        <w:rPr>
          <w:rFonts w:ascii="Calibri" w:hAnsi="Calibri" w:cs="Calibri"/>
          <w:sz w:val="21"/>
          <w:szCs w:val="21"/>
        </w:rPr>
        <w:t>.</w:t>
      </w:r>
    </w:p>
    <w:p w14:paraId="59C7B219" w14:textId="77777777" w:rsidR="00601CBA" w:rsidRPr="00666D05" w:rsidRDefault="00601CBA" w:rsidP="00601CBA">
      <w:pPr>
        <w:rPr>
          <w:rFonts w:asciiTheme="minorHAnsi" w:hAnsiTheme="minorHAnsi" w:cstheme="minorHAnsi"/>
          <w:sz w:val="21"/>
          <w:szCs w:val="21"/>
        </w:rPr>
      </w:pPr>
    </w:p>
    <w:p w14:paraId="5D0840BF" w14:textId="3705E015" w:rsidR="00601CBA" w:rsidRPr="00666D05" w:rsidRDefault="00601CBA" w:rsidP="00601CBA">
      <w:pPr>
        <w:rPr>
          <w:rFonts w:asciiTheme="minorHAnsi" w:hAnsiTheme="minorHAnsi" w:cstheme="minorHAnsi"/>
          <w:sz w:val="21"/>
          <w:szCs w:val="21"/>
        </w:rPr>
      </w:pPr>
      <w:r w:rsidRPr="00666D05">
        <w:rPr>
          <w:rFonts w:asciiTheme="minorHAnsi" w:hAnsiTheme="minorHAnsi" w:cstheme="minorHAnsi"/>
          <w:sz w:val="21"/>
          <w:szCs w:val="21"/>
        </w:rPr>
        <w:t xml:space="preserve">This research has been assessed and approved by the ethical committee of Eindhoven University of Technology. </w:t>
      </w:r>
    </w:p>
    <w:p w14:paraId="73EF1E78" w14:textId="0DD8AF08" w:rsidR="00707713" w:rsidRPr="00192BD7" w:rsidRDefault="00707713" w:rsidP="00F4207A">
      <w:pPr>
        <w:pStyle w:val="NormalWeb"/>
        <w:rPr>
          <w:rFonts w:ascii="Calibri" w:hAnsi="Calibri" w:cs="Calibri"/>
        </w:rPr>
      </w:pPr>
    </w:p>
    <w:p w14:paraId="72EBFF06" w14:textId="702F82F8" w:rsidR="00E84510" w:rsidRPr="00192BD7" w:rsidRDefault="00E84510" w:rsidP="00F4207A">
      <w:pPr>
        <w:pStyle w:val="NormalWeb"/>
        <w:rPr>
          <w:rFonts w:ascii="Calibri" w:hAnsi="Calibri" w:cs="Calibri"/>
          <w:b/>
          <w:bCs/>
          <w:u w:val="single"/>
        </w:rPr>
      </w:pPr>
    </w:p>
    <w:p w14:paraId="2759A28C" w14:textId="78A99DF8" w:rsidR="00334181" w:rsidRPr="00553CB0" w:rsidRDefault="0074071C" w:rsidP="00F4207A">
      <w:pPr>
        <w:jc w:val="center"/>
        <w:rPr>
          <w:rFonts w:asciiTheme="minorHAnsi" w:hAnsiTheme="minorHAnsi"/>
          <w:b/>
          <w:bCs/>
          <w:u w:val="single"/>
        </w:rPr>
      </w:pPr>
      <w:r w:rsidRPr="00553CB0">
        <w:rPr>
          <w:rFonts w:asciiTheme="minorHAnsi" w:hAnsiTheme="minorHAnsi"/>
          <w:b/>
          <w:bCs/>
          <w:u w:val="single"/>
        </w:rPr>
        <w:t xml:space="preserve">*** </w:t>
      </w:r>
      <w:r w:rsidRPr="00553CB0">
        <w:rPr>
          <w:rFonts w:asciiTheme="minorHAnsi" w:hAnsiTheme="minorHAnsi"/>
          <w:b/>
          <w:u w:val="single"/>
        </w:rPr>
        <w:t xml:space="preserve">Scroll </w:t>
      </w:r>
      <w:r w:rsidR="00B70FA1" w:rsidRPr="00553CB0">
        <w:rPr>
          <w:rFonts w:asciiTheme="minorHAnsi" w:hAnsiTheme="minorHAnsi"/>
          <w:b/>
          <w:u w:val="single"/>
        </w:rPr>
        <w:t>down for the form</w:t>
      </w:r>
      <w:r w:rsidRPr="00553CB0">
        <w:rPr>
          <w:rFonts w:asciiTheme="minorHAnsi" w:hAnsiTheme="minorHAnsi"/>
          <w:b/>
          <w:u w:val="single"/>
        </w:rPr>
        <w:t xml:space="preserve"> ***</w:t>
      </w:r>
    </w:p>
    <w:p w14:paraId="2BEE9970" w14:textId="2EA1A0A6" w:rsidR="00E21E92" w:rsidRPr="00553CB0" w:rsidRDefault="00E21E92" w:rsidP="00F4207A"/>
    <w:p w14:paraId="061A7E40" w14:textId="578A0326" w:rsidR="00083506" w:rsidRPr="00553CB0" w:rsidRDefault="00083506" w:rsidP="00F4207A">
      <w:pPr>
        <w:rPr>
          <w:b/>
          <w:bCs/>
          <w:u w:val="single"/>
        </w:rPr>
      </w:pPr>
    </w:p>
    <w:p w14:paraId="3962C065" w14:textId="4C1D379E" w:rsidR="00771DE6" w:rsidRPr="00553CB0" w:rsidRDefault="00356D6F" w:rsidP="00F4207A">
      <w:pPr>
        <w:pStyle w:val="Heading1"/>
        <w:jc w:val="center"/>
        <w:rPr>
          <w:rFonts w:asciiTheme="minorHAnsi" w:hAnsiTheme="minorHAnsi" w:cstheme="minorBidi"/>
          <w:b/>
          <w:color w:val="auto"/>
          <w:sz w:val="24"/>
          <w:szCs w:val="24"/>
        </w:rPr>
      </w:pPr>
      <w:r w:rsidRPr="00553CB0">
        <w:rPr>
          <w:b/>
          <w:u w:val="single"/>
        </w:rPr>
        <w:br w:type="page"/>
      </w:r>
      <w:r w:rsidR="00553CB0" w:rsidRPr="00553CB0">
        <w:rPr>
          <w:rFonts w:asciiTheme="minorHAnsi" w:hAnsiTheme="minorHAnsi" w:cstheme="minorBidi"/>
          <w:b/>
          <w:color w:val="auto"/>
          <w:sz w:val="24"/>
          <w:szCs w:val="24"/>
        </w:rPr>
        <w:lastRenderedPageBreak/>
        <w:t>Consent form for participation by an</w:t>
      </w:r>
      <w:r w:rsidR="00553CB0">
        <w:rPr>
          <w:rFonts w:asciiTheme="minorHAnsi" w:hAnsiTheme="minorHAnsi" w:cstheme="minorBidi"/>
          <w:b/>
          <w:color w:val="auto"/>
          <w:sz w:val="24"/>
          <w:szCs w:val="24"/>
        </w:rPr>
        <w:t xml:space="preserve"> adult</w:t>
      </w:r>
    </w:p>
    <w:p w14:paraId="6380DDA4" w14:textId="77777777" w:rsidR="00296D40" w:rsidRPr="009721FA" w:rsidRDefault="00296D40" w:rsidP="00296D40">
      <w:pPr>
        <w:spacing w:before="100" w:beforeAutospacing="1" w:after="100" w:afterAutospacing="1"/>
        <w:rPr>
          <w:rFonts w:asciiTheme="minorHAnsi" w:hAnsiTheme="minorHAnsi"/>
          <w:sz w:val="21"/>
          <w:szCs w:val="21"/>
        </w:rPr>
      </w:pPr>
      <w:r w:rsidRPr="00C409B0">
        <w:rPr>
          <w:rFonts w:asciiTheme="minorHAnsi" w:hAnsiTheme="minorHAnsi"/>
          <w:sz w:val="21"/>
          <w:szCs w:val="21"/>
        </w:rPr>
        <w:t>By signing this form</w:t>
      </w:r>
      <w:r>
        <w:rPr>
          <w:rFonts w:asciiTheme="minorHAnsi" w:hAnsiTheme="minorHAnsi"/>
          <w:sz w:val="21"/>
          <w:szCs w:val="21"/>
        </w:rPr>
        <w:t>,</w:t>
      </w:r>
      <w:r w:rsidRPr="00C409B0">
        <w:rPr>
          <w:rFonts w:asciiTheme="minorHAnsi" w:hAnsiTheme="minorHAnsi"/>
          <w:sz w:val="21"/>
          <w:szCs w:val="21"/>
        </w:rPr>
        <w:t xml:space="preserve"> I </w:t>
      </w:r>
      <w:r>
        <w:rPr>
          <w:rFonts w:asciiTheme="minorHAnsi" w:hAnsiTheme="minorHAnsi"/>
          <w:sz w:val="21"/>
          <w:szCs w:val="21"/>
        </w:rPr>
        <w:t>confirm</w:t>
      </w:r>
      <w:r w:rsidRPr="009721FA">
        <w:rPr>
          <w:rFonts w:asciiTheme="minorHAnsi" w:hAnsiTheme="minorHAnsi"/>
          <w:sz w:val="21"/>
          <w:szCs w:val="21"/>
        </w:rPr>
        <w:t xml:space="preserve">: </w:t>
      </w:r>
    </w:p>
    <w:p w14:paraId="61C3CED8" w14:textId="77777777" w:rsidR="00296D40" w:rsidRPr="00666D05" w:rsidRDefault="00296D40" w:rsidP="00296D40">
      <w:pPr>
        <w:numPr>
          <w:ilvl w:val="0"/>
          <w:numId w:val="9"/>
        </w:numPr>
        <w:spacing w:before="100" w:beforeAutospacing="1" w:after="100" w:afterAutospacing="1"/>
        <w:rPr>
          <w:rFonts w:asciiTheme="minorHAnsi" w:hAnsiTheme="minorHAnsi" w:cstheme="minorHAnsi"/>
          <w:sz w:val="21"/>
          <w:szCs w:val="21"/>
        </w:rPr>
      </w:pPr>
      <w:r w:rsidRPr="00DC2549">
        <w:rPr>
          <w:rFonts w:asciiTheme="minorHAnsi" w:hAnsiTheme="minorHAnsi" w:cstheme="minorBidi"/>
          <w:sz w:val="21"/>
          <w:szCs w:val="21"/>
        </w:rPr>
        <w:t xml:space="preserve">I </w:t>
      </w:r>
      <w:r>
        <w:rPr>
          <w:rFonts w:asciiTheme="minorHAnsi" w:hAnsiTheme="minorHAnsi" w:cstheme="minorBidi"/>
          <w:sz w:val="21"/>
          <w:szCs w:val="21"/>
        </w:rPr>
        <w:t xml:space="preserve">have enough information about the research project from the separate </w:t>
      </w:r>
      <w:r w:rsidRPr="00DC2549">
        <w:rPr>
          <w:rFonts w:asciiTheme="minorHAnsi" w:hAnsiTheme="minorHAnsi" w:cstheme="minorBidi"/>
          <w:sz w:val="21"/>
          <w:szCs w:val="21"/>
        </w:rPr>
        <w:t xml:space="preserve">information sheet. </w:t>
      </w:r>
      <w:r w:rsidRPr="00B11C93">
        <w:rPr>
          <w:rFonts w:asciiTheme="minorHAnsi" w:hAnsiTheme="minorHAnsi" w:cstheme="minorBidi"/>
          <w:sz w:val="21"/>
          <w:szCs w:val="21"/>
        </w:rPr>
        <w:t xml:space="preserve">I have read </w:t>
      </w:r>
      <w:r>
        <w:rPr>
          <w:rFonts w:asciiTheme="minorHAnsi" w:hAnsiTheme="minorHAnsi" w:cstheme="minorBidi"/>
          <w:sz w:val="21"/>
          <w:szCs w:val="21"/>
        </w:rPr>
        <w:t>it and I had the chance</w:t>
      </w:r>
      <w:r w:rsidRPr="00B11C93">
        <w:rPr>
          <w:rFonts w:asciiTheme="minorHAnsi" w:hAnsiTheme="minorHAnsi" w:cstheme="minorBidi"/>
          <w:sz w:val="21"/>
          <w:szCs w:val="21"/>
        </w:rPr>
        <w:t xml:space="preserve"> to ask questions</w:t>
      </w:r>
      <w:r>
        <w:rPr>
          <w:rFonts w:asciiTheme="minorHAnsi" w:hAnsiTheme="minorHAnsi" w:cstheme="minorBidi"/>
          <w:sz w:val="21"/>
          <w:szCs w:val="21"/>
        </w:rPr>
        <w:t>, which have b</w:t>
      </w:r>
      <w:r w:rsidRPr="00B11C93">
        <w:rPr>
          <w:rFonts w:asciiTheme="minorHAnsi" w:hAnsiTheme="minorHAnsi" w:cstheme="minorBidi"/>
          <w:sz w:val="21"/>
          <w:szCs w:val="21"/>
        </w:rPr>
        <w:t xml:space="preserve">een answered </w:t>
      </w:r>
      <w:r>
        <w:rPr>
          <w:rFonts w:asciiTheme="minorHAnsi" w:hAnsiTheme="minorHAnsi" w:cstheme="minorBidi"/>
          <w:sz w:val="21"/>
          <w:szCs w:val="21"/>
        </w:rPr>
        <w:t>to my satisfaction</w:t>
      </w:r>
      <w:r w:rsidRPr="00666D05">
        <w:rPr>
          <w:rFonts w:asciiTheme="minorHAnsi" w:hAnsiTheme="minorHAnsi" w:cstheme="minorHAnsi"/>
          <w:sz w:val="21"/>
          <w:szCs w:val="21"/>
        </w:rPr>
        <w:t xml:space="preserve">. </w:t>
      </w:r>
      <w:r w:rsidRPr="00666D05">
        <w:rPr>
          <w:rFonts w:asciiTheme="minorHAnsi" w:hAnsiTheme="minorHAnsi" w:cstheme="minorHAnsi"/>
          <w:sz w:val="21"/>
          <w:szCs w:val="21"/>
        </w:rPr>
        <w:br/>
      </w:r>
    </w:p>
    <w:p w14:paraId="2FE30E62" w14:textId="77777777" w:rsidR="00296D40" w:rsidRPr="006A5B6D" w:rsidRDefault="00296D40" w:rsidP="00296D40">
      <w:pPr>
        <w:numPr>
          <w:ilvl w:val="0"/>
          <w:numId w:val="9"/>
        </w:numPr>
        <w:spacing w:before="100" w:beforeAutospacing="1" w:after="100" w:afterAutospacing="1"/>
        <w:rPr>
          <w:rFonts w:asciiTheme="minorHAnsi" w:hAnsiTheme="minorHAnsi" w:cstheme="minorHAnsi"/>
          <w:sz w:val="21"/>
          <w:szCs w:val="21"/>
        </w:rPr>
      </w:pPr>
      <w:r w:rsidRPr="005234F1">
        <w:rPr>
          <w:rFonts w:asciiTheme="minorHAnsi" w:hAnsiTheme="minorHAnsi" w:cstheme="minorBidi"/>
          <w:sz w:val="21"/>
          <w:szCs w:val="21"/>
        </w:rPr>
        <w:t xml:space="preserve">I take part in this research project voluntarily. </w:t>
      </w:r>
      <w:r w:rsidRPr="00FD6358">
        <w:rPr>
          <w:rFonts w:asciiTheme="minorHAnsi" w:hAnsiTheme="minorHAnsi" w:cstheme="minorBidi"/>
          <w:sz w:val="21"/>
          <w:szCs w:val="21"/>
        </w:rPr>
        <w:t>There is no explicit or implicit pressure for me to take part in th</w:t>
      </w:r>
      <w:r>
        <w:rPr>
          <w:rFonts w:asciiTheme="minorHAnsi" w:hAnsiTheme="minorHAnsi" w:cstheme="minorBidi"/>
          <w:sz w:val="21"/>
          <w:szCs w:val="21"/>
        </w:rPr>
        <w:t xml:space="preserve">is research project and I understand </w:t>
      </w:r>
      <w:r w:rsidRPr="00E236A0">
        <w:rPr>
          <w:rFonts w:asciiTheme="minorHAnsi" w:hAnsiTheme="minorHAnsi" w:cstheme="minorBidi"/>
          <w:sz w:val="21"/>
          <w:szCs w:val="21"/>
        </w:rPr>
        <w:t xml:space="preserve">I can </w:t>
      </w:r>
      <w:r>
        <w:rPr>
          <w:rFonts w:asciiTheme="minorHAnsi" w:hAnsiTheme="minorHAnsi" w:cstheme="minorBidi"/>
          <w:sz w:val="21"/>
          <w:szCs w:val="21"/>
        </w:rPr>
        <w:t xml:space="preserve">stop my </w:t>
      </w:r>
      <w:r w:rsidRPr="00E236A0">
        <w:rPr>
          <w:rFonts w:asciiTheme="minorHAnsi" w:hAnsiTheme="minorHAnsi" w:cstheme="minorBidi"/>
          <w:sz w:val="21"/>
          <w:szCs w:val="21"/>
        </w:rPr>
        <w:t xml:space="preserve">participation at any moment, without </w:t>
      </w:r>
      <w:r>
        <w:rPr>
          <w:rFonts w:asciiTheme="minorHAnsi" w:hAnsiTheme="minorHAnsi" w:cstheme="minorBidi"/>
          <w:sz w:val="21"/>
          <w:szCs w:val="21"/>
        </w:rPr>
        <w:t>explaining why</w:t>
      </w:r>
      <w:r w:rsidRPr="00E236A0">
        <w:rPr>
          <w:rFonts w:asciiTheme="minorHAnsi" w:hAnsiTheme="minorHAnsi" w:cstheme="minorBidi"/>
          <w:sz w:val="21"/>
          <w:szCs w:val="21"/>
        </w:rPr>
        <w:t xml:space="preserve">. </w:t>
      </w:r>
      <w:r w:rsidRPr="00836AAB">
        <w:rPr>
          <w:rFonts w:asciiTheme="minorHAnsi" w:hAnsiTheme="minorHAnsi" w:cstheme="minorBidi"/>
          <w:sz w:val="21"/>
          <w:szCs w:val="21"/>
        </w:rPr>
        <w:t xml:space="preserve">I do not have to answer </w:t>
      </w:r>
      <w:r>
        <w:rPr>
          <w:rFonts w:asciiTheme="minorHAnsi" w:hAnsiTheme="minorHAnsi" w:cstheme="minorBidi"/>
          <w:sz w:val="21"/>
          <w:szCs w:val="21"/>
        </w:rPr>
        <w:t>any</w:t>
      </w:r>
      <w:r w:rsidRPr="00836AAB">
        <w:rPr>
          <w:rFonts w:asciiTheme="minorHAnsi" w:hAnsiTheme="minorHAnsi" w:cstheme="minorBidi"/>
          <w:sz w:val="21"/>
          <w:szCs w:val="21"/>
        </w:rPr>
        <w:t xml:space="preserve"> question </w:t>
      </w:r>
      <w:r>
        <w:rPr>
          <w:rFonts w:asciiTheme="minorHAnsi" w:hAnsiTheme="minorHAnsi" w:cstheme="minorBidi"/>
          <w:sz w:val="21"/>
          <w:szCs w:val="21"/>
        </w:rPr>
        <w:t>I do not want to answer</w:t>
      </w:r>
      <w:r w:rsidRPr="004417FE">
        <w:rPr>
          <w:rFonts w:asciiTheme="minorHAnsi" w:hAnsiTheme="minorHAnsi" w:cstheme="minorHAnsi"/>
          <w:sz w:val="21"/>
          <w:szCs w:val="21"/>
        </w:rPr>
        <w:t xml:space="preserve">. </w:t>
      </w:r>
      <w:r>
        <w:rPr>
          <w:rFonts w:asciiTheme="minorHAnsi" w:hAnsiTheme="minorHAnsi" w:cstheme="minorHAnsi"/>
          <w:sz w:val="21"/>
          <w:szCs w:val="21"/>
        </w:rPr>
        <w:br/>
      </w:r>
    </w:p>
    <w:p w14:paraId="34AB9E3E" w14:textId="77777777" w:rsidR="00296D40" w:rsidRPr="004417FE" w:rsidRDefault="00296D40" w:rsidP="00296D40">
      <w:pPr>
        <w:numPr>
          <w:ilvl w:val="0"/>
          <w:numId w:val="9"/>
        </w:numPr>
        <w:spacing w:before="100" w:beforeAutospacing="1" w:after="100" w:afterAutospacing="1"/>
        <w:rPr>
          <w:rFonts w:asciiTheme="minorHAnsi" w:hAnsiTheme="minorHAnsi" w:cstheme="minorHAnsi"/>
          <w:sz w:val="21"/>
          <w:szCs w:val="21"/>
        </w:rPr>
      </w:pPr>
      <w:r>
        <w:rPr>
          <w:rFonts w:asciiTheme="minorHAnsi" w:hAnsiTheme="minorHAnsi" w:cstheme="minorBidi"/>
          <w:sz w:val="21"/>
          <w:szCs w:val="21"/>
        </w:rPr>
        <w:t xml:space="preserve">I know my personal data will be collected and used for the research, as explained to me in the information sheet. </w:t>
      </w:r>
    </w:p>
    <w:p w14:paraId="57BCED83" w14:textId="7C2DF337" w:rsidR="00242FB7" w:rsidRPr="005D04CD" w:rsidRDefault="001975AA" w:rsidP="00F4207A">
      <w:pPr>
        <w:spacing w:before="100" w:beforeAutospacing="1" w:after="100" w:afterAutospacing="1"/>
        <w:rPr>
          <w:rFonts w:cstheme="minorBidi"/>
        </w:rPr>
      </w:pPr>
      <w:commentRangeStart w:id="69"/>
      <w:r w:rsidRPr="005D04CD">
        <w:rPr>
          <w:rFonts w:asciiTheme="minorHAnsi" w:hAnsiTheme="minorHAnsi" w:cstheme="minorBidi"/>
          <w:sz w:val="21"/>
          <w:szCs w:val="21"/>
        </w:rPr>
        <w:t xml:space="preserve">Furthermore, I consent </w:t>
      </w:r>
      <w:r w:rsidR="00E55222">
        <w:rPr>
          <w:rFonts w:asciiTheme="minorHAnsi" w:hAnsiTheme="minorHAnsi" w:cstheme="minorBidi"/>
          <w:sz w:val="21"/>
          <w:szCs w:val="21"/>
        </w:rPr>
        <w:t>to</w:t>
      </w:r>
      <w:r w:rsidRPr="005D04CD">
        <w:rPr>
          <w:rFonts w:asciiTheme="minorHAnsi" w:hAnsiTheme="minorHAnsi" w:cstheme="minorBidi"/>
          <w:sz w:val="21"/>
          <w:szCs w:val="21"/>
        </w:rPr>
        <w:t xml:space="preserve"> the following parts of the research project</w:t>
      </w:r>
      <w:commentRangeEnd w:id="69"/>
      <w:r w:rsidR="00AE3EA0">
        <w:rPr>
          <w:rStyle w:val="CommentReference"/>
          <w:rFonts w:eastAsiaTheme="minorHAnsi"/>
        </w:rPr>
        <w:commentReference w:id="69"/>
      </w:r>
      <w:r w:rsidR="00CB4134" w:rsidRPr="005D04CD">
        <w:rPr>
          <w:rFonts w:asciiTheme="minorHAnsi" w:hAnsiTheme="minorHAnsi" w:cstheme="minorBidi"/>
          <w:sz w:val="21"/>
          <w:szCs w:val="21"/>
        </w:rPr>
        <w:t>:</w:t>
      </w:r>
    </w:p>
    <w:p w14:paraId="698E85D9" w14:textId="15B4A88F" w:rsidR="00C4252D" w:rsidRPr="00DB27EC" w:rsidRDefault="00913D9E" w:rsidP="00DB27EC">
      <w:pPr>
        <w:pStyle w:val="ListParagraph"/>
        <w:numPr>
          <w:ilvl w:val="0"/>
          <w:numId w:val="9"/>
        </w:numPr>
        <w:spacing w:before="100" w:beforeAutospacing="1" w:after="100" w:afterAutospacing="1"/>
        <w:rPr>
          <w:rFonts w:cstheme="minorHAnsi"/>
          <w:sz w:val="21"/>
          <w:szCs w:val="21"/>
        </w:rPr>
      </w:pPr>
      <w:r w:rsidRPr="005914AF">
        <w:rPr>
          <w:sz w:val="21"/>
          <w:szCs w:val="21"/>
        </w:rPr>
        <w:t xml:space="preserve">I </w:t>
      </w:r>
      <w:r w:rsidR="00E1080C" w:rsidRPr="007A6166">
        <w:rPr>
          <w:rFonts w:cstheme="minorHAnsi"/>
          <w:sz w:val="21"/>
          <w:szCs w:val="21"/>
        </w:rPr>
        <w:t>consent to my personal data</w:t>
      </w:r>
      <w:r w:rsidR="00E1080C" w:rsidRPr="007A6166">
        <w:rPr>
          <w:rFonts w:cstheme="minorHAnsi"/>
          <w:sz w:val="21"/>
          <w:szCs w:val="21"/>
          <w:highlight w:val="yellow"/>
        </w:rPr>
        <w:t xml:space="preserve">, such as </w:t>
      </w:r>
      <w:del w:id="70" w:author="Dritsa, Dimitra" w:date="2025-07-07T15:50:00Z" w16du:dateUtc="2025-07-07T13:50:00Z">
        <w:r w:rsidR="00E1080C" w:rsidRPr="007A6166" w:rsidDel="009E514F">
          <w:rPr>
            <w:rFonts w:cstheme="minorHAnsi"/>
            <w:sz w:val="21"/>
            <w:szCs w:val="21"/>
            <w:highlight w:val="yellow"/>
          </w:rPr>
          <w:delText>footage</w:delText>
        </w:r>
        <w:r w:rsidR="00E1080C" w:rsidDel="009E514F">
          <w:rPr>
            <w:rFonts w:cstheme="minorHAnsi"/>
            <w:sz w:val="21"/>
            <w:szCs w:val="21"/>
            <w:highlight w:val="yellow"/>
          </w:rPr>
          <w:delText xml:space="preserve"> </w:delText>
        </w:r>
        <w:r w:rsidR="00E1080C" w:rsidRPr="007A6166" w:rsidDel="009E514F">
          <w:rPr>
            <w:rFonts w:cstheme="minorHAnsi"/>
            <w:sz w:val="21"/>
            <w:szCs w:val="21"/>
            <w:highlight w:val="yellow"/>
          </w:rPr>
          <w:delText>taken of</w:delText>
        </w:r>
        <w:r w:rsidR="00E1080C" w:rsidDel="009E514F">
          <w:rPr>
            <w:rFonts w:cstheme="minorHAnsi"/>
            <w:sz w:val="21"/>
            <w:szCs w:val="21"/>
            <w:highlight w:val="yellow"/>
          </w:rPr>
          <w:delText xml:space="preserve"> me, audio taken of</w:delText>
        </w:r>
        <w:r w:rsidR="00E1080C" w:rsidRPr="007A6166" w:rsidDel="009E514F">
          <w:rPr>
            <w:rFonts w:cstheme="minorHAnsi"/>
            <w:sz w:val="21"/>
            <w:szCs w:val="21"/>
            <w:highlight w:val="yellow"/>
          </w:rPr>
          <w:delText xml:space="preserve"> me</w:delText>
        </w:r>
        <w:r w:rsidR="00E1080C" w:rsidDel="009E514F">
          <w:rPr>
            <w:rFonts w:cstheme="minorHAnsi"/>
            <w:sz w:val="21"/>
            <w:szCs w:val="21"/>
            <w:highlight w:val="yellow"/>
          </w:rPr>
          <w:delText xml:space="preserve">, </w:delText>
        </w:r>
      </w:del>
      <w:r w:rsidR="00E1080C" w:rsidRPr="007A6166">
        <w:rPr>
          <w:rFonts w:cstheme="minorHAnsi"/>
          <w:sz w:val="21"/>
          <w:szCs w:val="21"/>
          <w:highlight w:val="yellow"/>
        </w:rPr>
        <w:t>answers</w:t>
      </w:r>
      <w:r w:rsidR="00E1080C">
        <w:rPr>
          <w:rFonts w:cstheme="minorHAnsi"/>
          <w:sz w:val="21"/>
          <w:szCs w:val="21"/>
          <w:highlight w:val="yellow"/>
        </w:rPr>
        <w:t xml:space="preserve"> or quotes</w:t>
      </w:r>
      <w:r w:rsidR="00E1080C" w:rsidRPr="007A6166">
        <w:rPr>
          <w:rFonts w:cstheme="minorHAnsi"/>
          <w:sz w:val="21"/>
          <w:szCs w:val="21"/>
          <w:highlight w:val="yellow"/>
        </w:rPr>
        <w:t xml:space="preserve"> I gave during the research,</w:t>
      </w:r>
      <w:r w:rsidR="00E1080C" w:rsidRPr="007A6166">
        <w:rPr>
          <w:rFonts w:cstheme="minorHAnsi"/>
          <w:sz w:val="21"/>
          <w:szCs w:val="21"/>
        </w:rPr>
        <w:t xml:space="preserve"> to be used by the researcher in publications and</w:t>
      </w:r>
      <w:r w:rsidR="00E1080C">
        <w:rPr>
          <w:rFonts w:cstheme="minorHAnsi"/>
          <w:sz w:val="21"/>
          <w:szCs w:val="21"/>
        </w:rPr>
        <w:t>/or</w:t>
      </w:r>
      <w:r w:rsidR="00E1080C" w:rsidRPr="007A6166">
        <w:rPr>
          <w:rFonts w:cstheme="minorHAnsi"/>
          <w:sz w:val="21"/>
          <w:szCs w:val="21"/>
        </w:rPr>
        <w:t xml:space="preserve"> in presentations</w:t>
      </w:r>
      <w:r w:rsidR="00E1080C">
        <w:rPr>
          <w:rFonts w:cstheme="minorHAnsi"/>
          <w:sz w:val="21"/>
          <w:szCs w:val="21"/>
        </w:rPr>
        <w:t xml:space="preserve"> – without including my name</w:t>
      </w:r>
      <w:r w:rsidR="00E1080C" w:rsidRPr="007A6166">
        <w:rPr>
          <w:rFonts w:cstheme="minorHAnsi"/>
          <w:sz w:val="21"/>
          <w:szCs w:val="21"/>
        </w:rPr>
        <w:t xml:space="preserve">. </w:t>
      </w:r>
    </w:p>
    <w:p w14:paraId="0754FB35" w14:textId="4907D95C" w:rsidR="00AA2AFA" w:rsidRPr="00DB27EC" w:rsidRDefault="00FE5909" w:rsidP="00B21BDD">
      <w:pPr>
        <w:ind w:firstLine="720"/>
      </w:pPr>
      <w:r w:rsidRPr="00B21BDD">
        <w:rPr>
          <w:rFonts w:asciiTheme="minorHAnsi" w:hAnsiTheme="minorHAnsi" w:cstheme="minorHAnsi"/>
          <w:sz w:val="21"/>
          <w:szCs w:val="21"/>
        </w:rPr>
        <w:t>YES</w:t>
      </w:r>
      <w:r w:rsidR="00AA2AFA" w:rsidRPr="00DB27EC">
        <w:t xml:space="preserve"> </w:t>
      </w:r>
      <w:sdt>
        <w:sdtPr>
          <w:rPr>
            <w:sz w:val="40"/>
            <w:szCs w:val="40"/>
          </w:rPr>
          <w:id w:val="-1744015980"/>
          <w14:checkbox>
            <w14:checked w14:val="0"/>
            <w14:checkedState w14:val="2612" w14:font="MS Gothic"/>
            <w14:uncheckedState w14:val="2610" w14:font="MS Gothic"/>
          </w14:checkbox>
        </w:sdtPr>
        <w:sdtContent>
          <w:r w:rsidR="00FC2604" w:rsidRPr="00DB27EC">
            <w:rPr>
              <w:rFonts w:ascii="MS Gothic" w:eastAsia="MS Gothic" w:hAnsi="MS Gothic" w:hint="eastAsia"/>
              <w:sz w:val="40"/>
              <w:szCs w:val="40"/>
            </w:rPr>
            <w:t>☐</w:t>
          </w:r>
        </w:sdtContent>
      </w:sdt>
      <w:r w:rsidR="00AA2AFA">
        <w:tab/>
      </w:r>
      <w:r w:rsidR="00AA2AFA" w:rsidRPr="00B21BDD">
        <w:rPr>
          <w:rFonts w:asciiTheme="minorHAnsi" w:hAnsiTheme="minorHAnsi" w:cstheme="minorHAnsi"/>
          <w:sz w:val="21"/>
          <w:szCs w:val="21"/>
        </w:rPr>
        <w:t>N</w:t>
      </w:r>
      <w:r w:rsidRPr="00B21BDD">
        <w:rPr>
          <w:rFonts w:asciiTheme="minorHAnsi" w:hAnsiTheme="minorHAnsi" w:cstheme="minorHAnsi"/>
          <w:sz w:val="21"/>
          <w:szCs w:val="21"/>
        </w:rPr>
        <w:t>O</w:t>
      </w:r>
      <w:sdt>
        <w:sdtPr>
          <w:rPr>
            <w:sz w:val="40"/>
            <w:szCs w:val="40"/>
          </w:rPr>
          <w:id w:val="1869181663"/>
          <w14:checkbox>
            <w14:checked w14:val="0"/>
            <w14:checkedState w14:val="2612" w14:font="MS Gothic"/>
            <w14:uncheckedState w14:val="2610" w14:font="MS Gothic"/>
          </w14:checkbox>
        </w:sdtPr>
        <w:sdtContent>
          <w:r w:rsidR="00FC2604" w:rsidRPr="00DB27EC">
            <w:rPr>
              <w:rFonts w:ascii="MS Gothic" w:eastAsia="MS Gothic" w:hAnsi="MS Gothic" w:hint="eastAsia"/>
              <w:sz w:val="40"/>
              <w:szCs w:val="40"/>
            </w:rPr>
            <w:t>☐</w:t>
          </w:r>
        </w:sdtContent>
      </w:sdt>
    </w:p>
    <w:p w14:paraId="3DA2E7BB" w14:textId="77777777" w:rsidR="008219CD" w:rsidRDefault="008219CD" w:rsidP="008219CD">
      <w:pPr>
        <w:rPr>
          <w:rFonts w:cstheme="minorBidi"/>
        </w:rPr>
      </w:pPr>
    </w:p>
    <w:p w14:paraId="10553834" w14:textId="7EB2A898" w:rsidR="003B7359" w:rsidRPr="009C2D9A" w:rsidRDefault="006E273F" w:rsidP="008219CD">
      <w:pPr>
        <w:ind w:firstLine="720"/>
      </w:pPr>
      <w:r>
        <w:rPr>
          <w:sz w:val="40"/>
          <w:szCs w:val="40"/>
        </w:rPr>
        <w:br/>
      </w:r>
    </w:p>
    <w:p w14:paraId="15199B71" w14:textId="2D6FA70F" w:rsidR="000657F7" w:rsidRPr="00FA5111" w:rsidRDefault="000657F7" w:rsidP="00FA5111">
      <w:pPr>
        <w:pStyle w:val="ListParagraph"/>
        <w:numPr>
          <w:ilvl w:val="0"/>
          <w:numId w:val="10"/>
        </w:numPr>
        <w:spacing w:before="100" w:beforeAutospacing="1" w:after="100" w:afterAutospacing="1"/>
        <w:rPr>
          <w:sz w:val="21"/>
          <w:szCs w:val="21"/>
        </w:rPr>
        <w:sectPr w:rsidR="000657F7" w:rsidRPr="00FA5111" w:rsidSect="00897605">
          <w:headerReference w:type="default" r:id="rId17"/>
          <w:footerReference w:type="default" r:id="rId18"/>
          <w:footerReference w:type="first" r:id="rId19"/>
          <w:pgSz w:w="11906" w:h="16838"/>
          <w:pgMar w:top="1440" w:right="1440" w:bottom="1440" w:left="1440" w:header="720" w:footer="720" w:gutter="0"/>
          <w:cols w:space="720"/>
          <w:titlePg/>
          <w:docGrid w:linePitch="360"/>
        </w:sectPr>
      </w:pPr>
      <w:bookmarkStart w:id="71" w:name="_Hlk103604510"/>
    </w:p>
    <w:bookmarkEnd w:id="71"/>
    <w:p w14:paraId="6CFBC9EF" w14:textId="77777777" w:rsidR="006447F7" w:rsidRPr="00AA2393" w:rsidRDefault="006447F7" w:rsidP="005919B6">
      <w:pPr>
        <w:pStyle w:val="ListParagraph"/>
        <w:spacing w:before="100" w:beforeAutospacing="1" w:after="100" w:afterAutospacing="1" w:line="240" w:lineRule="auto"/>
        <w:rPr>
          <w:rFonts w:eastAsia="Times New Roman" w:cs="Times New Roman"/>
          <w:sz w:val="21"/>
          <w:szCs w:val="21"/>
          <w:lang w:val="en-US" w:eastAsia="en-GB"/>
        </w:rPr>
      </w:pPr>
    </w:p>
    <w:p w14:paraId="1DEA9AC8" w14:textId="419C4A7A" w:rsidR="00A74C00" w:rsidRPr="00AA2393" w:rsidRDefault="00AA2393" w:rsidP="005919B6">
      <w:pPr>
        <w:spacing w:before="100" w:beforeAutospacing="1" w:after="100" w:afterAutospacing="1"/>
        <w:rPr>
          <w:rFonts w:asciiTheme="minorHAnsi" w:hAnsiTheme="minorHAnsi" w:cstheme="minorBidi"/>
          <w:sz w:val="21"/>
          <w:szCs w:val="21"/>
        </w:rPr>
      </w:pPr>
      <w:r w:rsidRPr="00AA2393">
        <w:rPr>
          <w:rFonts w:asciiTheme="minorHAnsi" w:hAnsiTheme="minorHAnsi" w:cstheme="minorBidi"/>
          <w:sz w:val="21"/>
          <w:szCs w:val="21"/>
        </w:rPr>
        <w:t>Name of Participant</w:t>
      </w:r>
      <w:r w:rsidR="00C4252D" w:rsidRPr="00AA2393">
        <w:rPr>
          <w:rFonts w:asciiTheme="minorHAnsi" w:hAnsiTheme="minorHAnsi" w:cstheme="minorBidi"/>
          <w:sz w:val="21"/>
          <w:szCs w:val="21"/>
        </w:rPr>
        <w:t xml:space="preserve">: </w:t>
      </w:r>
    </w:p>
    <w:p w14:paraId="7BD7ACE6" w14:textId="1310E075" w:rsidR="00C4252D" w:rsidRPr="009B457B" w:rsidRDefault="00AA2393" w:rsidP="005919B6">
      <w:pPr>
        <w:spacing w:before="100" w:beforeAutospacing="1" w:after="100" w:afterAutospacing="1"/>
        <w:rPr>
          <w:rFonts w:asciiTheme="minorHAnsi" w:hAnsiTheme="minorHAnsi" w:cstheme="minorBidi"/>
          <w:sz w:val="21"/>
          <w:szCs w:val="21"/>
        </w:rPr>
      </w:pPr>
      <w:r w:rsidRPr="009B457B">
        <w:rPr>
          <w:rFonts w:asciiTheme="minorHAnsi" w:hAnsiTheme="minorHAnsi" w:cstheme="minorBidi"/>
          <w:sz w:val="21"/>
          <w:szCs w:val="21"/>
        </w:rPr>
        <w:t>Signature</w:t>
      </w:r>
      <w:r w:rsidR="00C4252D" w:rsidRPr="009B457B">
        <w:rPr>
          <w:rFonts w:asciiTheme="minorHAnsi" w:hAnsiTheme="minorHAnsi" w:cstheme="minorBidi"/>
          <w:sz w:val="21"/>
          <w:szCs w:val="21"/>
        </w:rPr>
        <w:t xml:space="preserve">: </w:t>
      </w:r>
    </w:p>
    <w:p w14:paraId="1C10E346" w14:textId="67BB60B7" w:rsidR="00C4252D" w:rsidRPr="009B457B" w:rsidRDefault="00C4252D" w:rsidP="005919B6">
      <w:pPr>
        <w:spacing w:before="100" w:beforeAutospacing="1" w:after="100" w:afterAutospacing="1"/>
        <w:rPr>
          <w:rFonts w:asciiTheme="minorHAnsi" w:hAnsiTheme="minorHAnsi" w:cstheme="minorBidi"/>
          <w:sz w:val="21"/>
          <w:szCs w:val="21"/>
        </w:rPr>
      </w:pPr>
      <w:r w:rsidRPr="009B457B">
        <w:rPr>
          <w:rFonts w:asciiTheme="minorHAnsi" w:hAnsiTheme="minorHAnsi" w:cstheme="minorBidi"/>
          <w:sz w:val="21"/>
          <w:szCs w:val="21"/>
        </w:rPr>
        <w:t>Dat</w:t>
      </w:r>
      <w:r w:rsidR="00AA2393" w:rsidRPr="009B457B">
        <w:rPr>
          <w:rFonts w:asciiTheme="minorHAnsi" w:hAnsiTheme="minorHAnsi" w:cstheme="minorBidi"/>
          <w:sz w:val="21"/>
          <w:szCs w:val="21"/>
        </w:rPr>
        <w:t>e</w:t>
      </w:r>
      <w:r w:rsidRPr="009B457B">
        <w:rPr>
          <w:rFonts w:asciiTheme="minorHAnsi" w:hAnsiTheme="minorHAnsi" w:cstheme="minorBidi"/>
          <w:sz w:val="21"/>
          <w:szCs w:val="21"/>
        </w:rPr>
        <w:t xml:space="preserve">: </w:t>
      </w:r>
    </w:p>
    <w:p w14:paraId="1401775B" w14:textId="148B874E" w:rsidR="00A74C00" w:rsidRPr="009B457B" w:rsidRDefault="00A74C00" w:rsidP="005919B6">
      <w:pPr>
        <w:spacing w:before="100" w:beforeAutospacing="1" w:after="100" w:afterAutospacing="1"/>
        <w:rPr>
          <w:rFonts w:asciiTheme="minorHAnsi" w:hAnsiTheme="minorHAnsi" w:cstheme="minorBidi"/>
          <w:sz w:val="21"/>
          <w:szCs w:val="21"/>
        </w:rPr>
      </w:pPr>
    </w:p>
    <w:p w14:paraId="672A4292" w14:textId="34CA696A" w:rsidR="00A74C00" w:rsidRPr="009B457B" w:rsidRDefault="009B457B" w:rsidP="005919B6">
      <w:pPr>
        <w:spacing w:before="100" w:beforeAutospacing="1" w:after="100" w:afterAutospacing="1"/>
        <w:rPr>
          <w:rFonts w:asciiTheme="minorHAnsi" w:hAnsiTheme="minorHAnsi" w:cstheme="minorBidi"/>
          <w:sz w:val="21"/>
          <w:szCs w:val="21"/>
        </w:rPr>
      </w:pPr>
      <w:r w:rsidRPr="009B457B">
        <w:rPr>
          <w:rFonts w:asciiTheme="minorHAnsi" w:hAnsiTheme="minorHAnsi" w:cstheme="minorBidi"/>
          <w:sz w:val="21"/>
          <w:szCs w:val="21"/>
        </w:rPr>
        <w:t>Name of researcher</w:t>
      </w:r>
      <w:r w:rsidR="00C4252D" w:rsidRPr="009B457B">
        <w:rPr>
          <w:rFonts w:asciiTheme="minorHAnsi" w:hAnsiTheme="minorHAnsi" w:cstheme="minorBidi"/>
          <w:sz w:val="21"/>
          <w:szCs w:val="21"/>
        </w:rPr>
        <w:t xml:space="preserve">: </w:t>
      </w:r>
    </w:p>
    <w:p w14:paraId="4EEBC7AD" w14:textId="486B4900" w:rsidR="00C4252D" w:rsidRPr="006E443A" w:rsidRDefault="009B457B" w:rsidP="005919B6">
      <w:pPr>
        <w:spacing w:before="100" w:beforeAutospacing="1" w:after="100" w:afterAutospacing="1"/>
        <w:rPr>
          <w:rFonts w:asciiTheme="minorHAnsi" w:hAnsiTheme="minorHAnsi" w:cstheme="minorBidi"/>
          <w:sz w:val="21"/>
          <w:szCs w:val="21"/>
        </w:rPr>
      </w:pPr>
      <w:r w:rsidRPr="006E443A">
        <w:rPr>
          <w:rFonts w:asciiTheme="minorHAnsi" w:hAnsiTheme="minorHAnsi" w:cstheme="minorBidi"/>
          <w:sz w:val="21"/>
          <w:szCs w:val="21"/>
        </w:rPr>
        <w:t>Signature</w:t>
      </w:r>
      <w:r w:rsidR="00C4252D" w:rsidRPr="006E443A">
        <w:rPr>
          <w:rFonts w:asciiTheme="minorHAnsi" w:hAnsiTheme="minorHAnsi" w:cstheme="minorBidi"/>
          <w:sz w:val="21"/>
          <w:szCs w:val="21"/>
        </w:rPr>
        <w:t xml:space="preserve">: </w:t>
      </w:r>
    </w:p>
    <w:p w14:paraId="46580A1E" w14:textId="79926F9C" w:rsidR="00C4252D" w:rsidRPr="006E443A" w:rsidRDefault="00C4252D" w:rsidP="005919B6">
      <w:pPr>
        <w:spacing w:before="100" w:beforeAutospacing="1" w:after="100" w:afterAutospacing="1"/>
        <w:rPr>
          <w:rFonts w:asciiTheme="minorHAnsi" w:hAnsiTheme="minorHAnsi" w:cstheme="minorBidi"/>
          <w:sz w:val="21"/>
          <w:szCs w:val="21"/>
        </w:rPr>
      </w:pPr>
      <w:r w:rsidRPr="006E443A">
        <w:rPr>
          <w:rFonts w:asciiTheme="minorHAnsi" w:hAnsiTheme="minorHAnsi" w:cstheme="minorBidi"/>
          <w:sz w:val="21"/>
          <w:szCs w:val="21"/>
        </w:rPr>
        <w:t>Dat</w:t>
      </w:r>
      <w:r w:rsidR="009B457B" w:rsidRPr="006E443A">
        <w:rPr>
          <w:rFonts w:asciiTheme="minorHAnsi" w:hAnsiTheme="minorHAnsi" w:cstheme="minorBidi"/>
          <w:sz w:val="21"/>
          <w:szCs w:val="21"/>
        </w:rPr>
        <w:t>e</w:t>
      </w:r>
      <w:r w:rsidRPr="006E443A">
        <w:rPr>
          <w:rFonts w:asciiTheme="minorHAnsi" w:hAnsiTheme="minorHAnsi" w:cstheme="minorBidi"/>
          <w:sz w:val="21"/>
          <w:szCs w:val="21"/>
        </w:rPr>
        <w:t xml:space="preserve">: </w:t>
      </w:r>
    </w:p>
    <w:p w14:paraId="126CEC6F" w14:textId="77777777" w:rsidR="005919B6" w:rsidRDefault="005919B6" w:rsidP="00F4207A">
      <w:pPr>
        <w:jc w:val="center"/>
        <w:rPr>
          <w:rFonts w:cstheme="minorBidi"/>
          <w:b/>
          <w:u w:val="single"/>
        </w:rPr>
        <w:sectPr w:rsidR="005919B6" w:rsidSect="00897605">
          <w:type w:val="continuous"/>
          <w:pgSz w:w="11906" w:h="16838"/>
          <w:pgMar w:top="1440" w:right="1440" w:bottom="1440" w:left="1440" w:header="720" w:footer="720" w:gutter="0"/>
          <w:cols w:num="2" w:space="720"/>
          <w:titlePg/>
          <w:docGrid w:linePitch="360"/>
        </w:sectPr>
      </w:pPr>
    </w:p>
    <w:p w14:paraId="37214635" w14:textId="148B874E" w:rsidR="00C726E8" w:rsidRPr="006E443A" w:rsidRDefault="00C726E8" w:rsidP="00F4207A">
      <w:pPr>
        <w:jc w:val="center"/>
        <w:rPr>
          <w:rFonts w:cstheme="minorBidi"/>
          <w:b/>
          <w:u w:val="single"/>
        </w:rPr>
      </w:pPr>
    </w:p>
    <w:p w14:paraId="564CDF51" w14:textId="148B874E" w:rsidR="00C4252D" w:rsidRPr="006E443A" w:rsidRDefault="00C4252D" w:rsidP="00F4207A">
      <w:pPr>
        <w:jc w:val="center"/>
        <w:rPr>
          <w:rFonts w:cstheme="minorBidi"/>
          <w:b/>
          <w:u w:val="single"/>
        </w:rPr>
      </w:pPr>
    </w:p>
    <w:p w14:paraId="664EC31B" w14:textId="769FC5F0" w:rsidR="00C4252D" w:rsidRPr="006E443A" w:rsidRDefault="00C4252D" w:rsidP="00F4207A">
      <w:pPr>
        <w:jc w:val="center"/>
        <w:rPr>
          <w:b/>
          <w:bCs/>
          <w:u w:val="single"/>
        </w:rPr>
      </w:pPr>
    </w:p>
    <w:p w14:paraId="6A796DF0" w14:textId="4F7B83CD" w:rsidR="00C4252D" w:rsidRPr="006E443A" w:rsidRDefault="00C4252D" w:rsidP="00F4207A">
      <w:pPr>
        <w:jc w:val="center"/>
        <w:rPr>
          <w:b/>
          <w:bCs/>
          <w:u w:val="single"/>
        </w:rPr>
      </w:pPr>
    </w:p>
    <w:p w14:paraId="3355D4DD" w14:textId="148B874E" w:rsidR="006447F7" w:rsidRPr="006E443A" w:rsidRDefault="006447F7">
      <w:pPr>
        <w:spacing w:after="160" w:line="259" w:lineRule="auto"/>
        <w:rPr>
          <w:rFonts w:asciiTheme="minorHAnsi" w:eastAsiaTheme="majorEastAsia" w:hAnsiTheme="minorHAnsi" w:cstheme="minorBidi"/>
          <w:b/>
        </w:rPr>
      </w:pPr>
      <w:r w:rsidRPr="006E443A">
        <w:rPr>
          <w:rFonts w:asciiTheme="minorHAnsi" w:hAnsiTheme="minorHAnsi" w:cstheme="minorBidi"/>
          <w:b/>
        </w:rPr>
        <w:br w:type="page"/>
      </w:r>
    </w:p>
    <w:p w14:paraId="0758F10C" w14:textId="4DCF0EA3" w:rsidR="003E333E" w:rsidRPr="009B457B" w:rsidRDefault="009B457B" w:rsidP="00F4207A">
      <w:pPr>
        <w:pStyle w:val="Heading1"/>
        <w:jc w:val="center"/>
        <w:rPr>
          <w:rFonts w:asciiTheme="minorHAnsi" w:hAnsiTheme="minorHAnsi" w:cstheme="minorBidi"/>
          <w:b/>
          <w:color w:val="auto"/>
          <w:sz w:val="24"/>
          <w:szCs w:val="24"/>
        </w:rPr>
      </w:pPr>
      <w:r w:rsidRPr="009B457B">
        <w:rPr>
          <w:rFonts w:asciiTheme="minorHAnsi" w:hAnsiTheme="minorHAnsi" w:cstheme="minorBidi"/>
          <w:b/>
          <w:color w:val="auto"/>
          <w:sz w:val="24"/>
          <w:szCs w:val="24"/>
        </w:rPr>
        <w:lastRenderedPageBreak/>
        <w:t>Consent form for participation of chil</w:t>
      </w:r>
      <w:r w:rsidR="00E42153">
        <w:rPr>
          <w:rFonts w:asciiTheme="minorHAnsi" w:hAnsiTheme="minorHAnsi" w:cstheme="minorBidi"/>
          <w:b/>
          <w:color w:val="auto"/>
          <w:sz w:val="24"/>
          <w:szCs w:val="24"/>
        </w:rPr>
        <w:t>d</w:t>
      </w:r>
    </w:p>
    <w:p w14:paraId="4F3CF9C0" w14:textId="7A73700E" w:rsidR="00636EE6" w:rsidRPr="009721FA" w:rsidRDefault="00636EE6" w:rsidP="00636EE6">
      <w:pPr>
        <w:spacing w:before="100" w:beforeAutospacing="1" w:after="100" w:afterAutospacing="1"/>
        <w:rPr>
          <w:rFonts w:asciiTheme="minorHAnsi" w:hAnsiTheme="minorHAnsi"/>
          <w:sz w:val="21"/>
          <w:szCs w:val="21"/>
        </w:rPr>
      </w:pPr>
      <w:r w:rsidRPr="00C409B0">
        <w:rPr>
          <w:rFonts w:asciiTheme="minorHAnsi" w:hAnsiTheme="minorHAnsi"/>
          <w:sz w:val="21"/>
          <w:szCs w:val="21"/>
        </w:rPr>
        <w:t>By signing this form</w:t>
      </w:r>
      <w:r>
        <w:rPr>
          <w:rFonts w:asciiTheme="minorHAnsi" w:hAnsiTheme="minorHAnsi"/>
          <w:sz w:val="21"/>
          <w:szCs w:val="21"/>
        </w:rPr>
        <w:t>,</w:t>
      </w:r>
      <w:r w:rsidRPr="00C409B0">
        <w:rPr>
          <w:rFonts w:asciiTheme="minorHAnsi" w:hAnsiTheme="minorHAnsi"/>
          <w:sz w:val="21"/>
          <w:szCs w:val="21"/>
        </w:rPr>
        <w:t xml:space="preserve"> I </w:t>
      </w:r>
      <w:r>
        <w:rPr>
          <w:rFonts w:asciiTheme="minorHAnsi" w:hAnsiTheme="minorHAnsi"/>
          <w:sz w:val="21"/>
          <w:szCs w:val="21"/>
        </w:rPr>
        <w:t>confirm</w:t>
      </w:r>
      <w:r w:rsidRPr="009721FA">
        <w:rPr>
          <w:rFonts w:asciiTheme="minorHAnsi" w:hAnsiTheme="minorHAnsi"/>
          <w:sz w:val="21"/>
          <w:szCs w:val="21"/>
        </w:rPr>
        <w:t xml:space="preserve">: </w:t>
      </w:r>
    </w:p>
    <w:p w14:paraId="71462585" w14:textId="77777777" w:rsidR="00636EE6" w:rsidRPr="00367D87" w:rsidRDefault="00636EE6" w:rsidP="00636EE6">
      <w:pPr>
        <w:numPr>
          <w:ilvl w:val="0"/>
          <w:numId w:val="31"/>
        </w:numPr>
        <w:spacing w:before="100" w:beforeAutospacing="1" w:after="100" w:afterAutospacing="1"/>
        <w:rPr>
          <w:rFonts w:asciiTheme="minorHAnsi" w:hAnsiTheme="minorHAnsi" w:cstheme="minorHAnsi"/>
          <w:sz w:val="21"/>
          <w:szCs w:val="21"/>
        </w:rPr>
      </w:pPr>
      <w:r w:rsidRPr="00DC2549">
        <w:rPr>
          <w:rFonts w:asciiTheme="minorHAnsi" w:hAnsiTheme="minorHAnsi" w:cstheme="minorBidi"/>
          <w:sz w:val="21"/>
          <w:szCs w:val="21"/>
        </w:rPr>
        <w:t xml:space="preserve">I </w:t>
      </w:r>
      <w:r>
        <w:rPr>
          <w:rFonts w:asciiTheme="minorHAnsi" w:hAnsiTheme="minorHAnsi" w:cstheme="minorBidi"/>
          <w:sz w:val="21"/>
          <w:szCs w:val="21"/>
        </w:rPr>
        <w:t xml:space="preserve">have enough information about the research project from the separate </w:t>
      </w:r>
      <w:r w:rsidRPr="00DC2549">
        <w:rPr>
          <w:rFonts w:asciiTheme="minorHAnsi" w:hAnsiTheme="minorHAnsi" w:cstheme="minorBidi"/>
          <w:sz w:val="21"/>
          <w:szCs w:val="21"/>
        </w:rPr>
        <w:t xml:space="preserve">information sheet. </w:t>
      </w:r>
      <w:r w:rsidRPr="00B11C93">
        <w:rPr>
          <w:rFonts w:asciiTheme="minorHAnsi" w:hAnsiTheme="minorHAnsi" w:cstheme="minorBidi"/>
          <w:sz w:val="21"/>
          <w:szCs w:val="21"/>
        </w:rPr>
        <w:t xml:space="preserve">I have read </w:t>
      </w:r>
      <w:r>
        <w:rPr>
          <w:rFonts w:asciiTheme="minorHAnsi" w:hAnsiTheme="minorHAnsi" w:cstheme="minorBidi"/>
          <w:sz w:val="21"/>
          <w:szCs w:val="21"/>
        </w:rPr>
        <w:t>it and I had the chance</w:t>
      </w:r>
      <w:r w:rsidRPr="00B11C93">
        <w:rPr>
          <w:rFonts w:asciiTheme="minorHAnsi" w:hAnsiTheme="minorHAnsi" w:cstheme="minorBidi"/>
          <w:sz w:val="21"/>
          <w:szCs w:val="21"/>
        </w:rPr>
        <w:t xml:space="preserve"> to ask questions</w:t>
      </w:r>
      <w:r>
        <w:rPr>
          <w:rFonts w:asciiTheme="minorHAnsi" w:hAnsiTheme="minorHAnsi" w:cstheme="minorBidi"/>
          <w:sz w:val="21"/>
          <w:szCs w:val="21"/>
        </w:rPr>
        <w:t>, which have b</w:t>
      </w:r>
      <w:r w:rsidRPr="00B11C93">
        <w:rPr>
          <w:rFonts w:asciiTheme="minorHAnsi" w:hAnsiTheme="minorHAnsi" w:cstheme="minorBidi"/>
          <w:sz w:val="21"/>
          <w:szCs w:val="21"/>
        </w:rPr>
        <w:t xml:space="preserve">een answered </w:t>
      </w:r>
      <w:r>
        <w:rPr>
          <w:rFonts w:asciiTheme="minorHAnsi" w:hAnsiTheme="minorHAnsi" w:cstheme="minorBidi"/>
          <w:sz w:val="21"/>
          <w:szCs w:val="21"/>
        </w:rPr>
        <w:t>to my satisfaction</w:t>
      </w:r>
      <w:r w:rsidRPr="00367D87">
        <w:rPr>
          <w:rFonts w:asciiTheme="minorHAnsi" w:hAnsiTheme="minorHAnsi" w:cstheme="minorHAnsi"/>
          <w:sz w:val="21"/>
          <w:szCs w:val="21"/>
        </w:rPr>
        <w:t xml:space="preserve">. </w:t>
      </w:r>
      <w:r w:rsidRPr="00367D87">
        <w:rPr>
          <w:rFonts w:asciiTheme="minorHAnsi" w:hAnsiTheme="minorHAnsi" w:cstheme="minorHAnsi"/>
          <w:sz w:val="21"/>
          <w:szCs w:val="21"/>
        </w:rPr>
        <w:br/>
      </w:r>
    </w:p>
    <w:p w14:paraId="2B1A594D" w14:textId="3248C002" w:rsidR="00636EE6" w:rsidRPr="006A5B6D" w:rsidRDefault="00636EE6" w:rsidP="00636EE6">
      <w:pPr>
        <w:numPr>
          <w:ilvl w:val="0"/>
          <w:numId w:val="31"/>
        </w:numPr>
        <w:spacing w:before="100" w:beforeAutospacing="1" w:after="100" w:afterAutospacing="1"/>
        <w:rPr>
          <w:rFonts w:asciiTheme="minorHAnsi" w:hAnsiTheme="minorHAnsi" w:cstheme="minorHAnsi"/>
          <w:sz w:val="21"/>
          <w:szCs w:val="21"/>
        </w:rPr>
      </w:pPr>
      <w:r>
        <w:rPr>
          <w:rFonts w:asciiTheme="minorHAnsi" w:hAnsiTheme="minorHAnsi" w:cstheme="minorBidi"/>
          <w:sz w:val="21"/>
          <w:szCs w:val="21"/>
        </w:rPr>
        <w:t xml:space="preserve">My child takes </w:t>
      </w:r>
      <w:r w:rsidRPr="005234F1">
        <w:rPr>
          <w:rFonts w:asciiTheme="minorHAnsi" w:hAnsiTheme="minorHAnsi" w:cstheme="minorBidi"/>
          <w:sz w:val="21"/>
          <w:szCs w:val="21"/>
        </w:rPr>
        <w:t xml:space="preserve">part in this research project voluntarily. </w:t>
      </w:r>
      <w:r w:rsidRPr="00FD6358">
        <w:rPr>
          <w:rFonts w:asciiTheme="minorHAnsi" w:hAnsiTheme="minorHAnsi" w:cstheme="minorBidi"/>
          <w:sz w:val="21"/>
          <w:szCs w:val="21"/>
        </w:rPr>
        <w:t xml:space="preserve">There is no explicit or implicit pressure for </w:t>
      </w:r>
      <w:r>
        <w:rPr>
          <w:rFonts w:asciiTheme="minorHAnsi" w:hAnsiTheme="minorHAnsi" w:cstheme="minorBidi"/>
          <w:sz w:val="21"/>
          <w:szCs w:val="21"/>
        </w:rPr>
        <w:t>me or my child,</w:t>
      </w:r>
      <w:r w:rsidRPr="00FD6358">
        <w:rPr>
          <w:rFonts w:asciiTheme="minorHAnsi" w:hAnsiTheme="minorHAnsi" w:cstheme="minorBidi"/>
          <w:sz w:val="21"/>
          <w:szCs w:val="21"/>
        </w:rPr>
        <w:t xml:space="preserve"> to take part in th</w:t>
      </w:r>
      <w:r>
        <w:rPr>
          <w:rFonts w:asciiTheme="minorHAnsi" w:hAnsiTheme="minorHAnsi" w:cstheme="minorBidi"/>
          <w:sz w:val="21"/>
          <w:szCs w:val="21"/>
        </w:rPr>
        <w:t>is research project</w:t>
      </w:r>
      <w:r w:rsidR="00B2214E">
        <w:rPr>
          <w:rFonts w:asciiTheme="minorHAnsi" w:hAnsiTheme="minorHAnsi" w:cstheme="minorBidi"/>
          <w:sz w:val="21"/>
          <w:szCs w:val="21"/>
        </w:rPr>
        <w:t xml:space="preserve">. </w:t>
      </w:r>
      <w:r>
        <w:rPr>
          <w:rFonts w:asciiTheme="minorHAnsi" w:hAnsiTheme="minorHAnsi" w:cstheme="minorBidi"/>
          <w:sz w:val="21"/>
          <w:szCs w:val="21"/>
        </w:rPr>
        <w:t xml:space="preserve">I understand </w:t>
      </w:r>
      <w:r w:rsidRPr="00E236A0">
        <w:rPr>
          <w:rFonts w:asciiTheme="minorHAnsi" w:hAnsiTheme="minorHAnsi" w:cstheme="minorBidi"/>
          <w:sz w:val="21"/>
          <w:szCs w:val="21"/>
        </w:rPr>
        <w:t xml:space="preserve">I can </w:t>
      </w:r>
      <w:r>
        <w:rPr>
          <w:rFonts w:asciiTheme="minorHAnsi" w:hAnsiTheme="minorHAnsi" w:cstheme="minorBidi"/>
          <w:sz w:val="21"/>
          <w:szCs w:val="21"/>
        </w:rPr>
        <w:t xml:space="preserve">stop </w:t>
      </w:r>
      <w:r w:rsidRPr="00E236A0">
        <w:rPr>
          <w:rFonts w:asciiTheme="minorHAnsi" w:hAnsiTheme="minorHAnsi" w:cstheme="minorBidi"/>
          <w:sz w:val="21"/>
          <w:szCs w:val="21"/>
        </w:rPr>
        <w:t xml:space="preserve">participation at any moment, without </w:t>
      </w:r>
      <w:r>
        <w:rPr>
          <w:rFonts w:asciiTheme="minorHAnsi" w:hAnsiTheme="minorHAnsi" w:cstheme="minorBidi"/>
          <w:sz w:val="21"/>
          <w:szCs w:val="21"/>
        </w:rPr>
        <w:t>explaining why</w:t>
      </w:r>
      <w:r w:rsidRPr="00E236A0">
        <w:rPr>
          <w:rFonts w:asciiTheme="minorHAnsi" w:hAnsiTheme="minorHAnsi" w:cstheme="minorBidi"/>
          <w:sz w:val="21"/>
          <w:szCs w:val="21"/>
        </w:rPr>
        <w:t xml:space="preserve">. </w:t>
      </w:r>
      <w:r>
        <w:rPr>
          <w:rFonts w:asciiTheme="minorHAnsi" w:hAnsiTheme="minorHAnsi" w:cstheme="minorBidi"/>
          <w:sz w:val="21"/>
          <w:szCs w:val="21"/>
        </w:rPr>
        <w:t>My child and I</w:t>
      </w:r>
      <w:r w:rsidRPr="00836AAB">
        <w:rPr>
          <w:rFonts w:asciiTheme="minorHAnsi" w:hAnsiTheme="minorHAnsi" w:cstheme="minorBidi"/>
          <w:sz w:val="21"/>
          <w:szCs w:val="21"/>
        </w:rPr>
        <w:t xml:space="preserve"> do not have to answer </w:t>
      </w:r>
      <w:r>
        <w:rPr>
          <w:rFonts w:asciiTheme="minorHAnsi" w:hAnsiTheme="minorHAnsi" w:cstheme="minorBidi"/>
          <w:sz w:val="21"/>
          <w:szCs w:val="21"/>
        </w:rPr>
        <w:t>any</w:t>
      </w:r>
      <w:r w:rsidRPr="00836AAB">
        <w:rPr>
          <w:rFonts w:asciiTheme="minorHAnsi" w:hAnsiTheme="minorHAnsi" w:cstheme="minorBidi"/>
          <w:sz w:val="21"/>
          <w:szCs w:val="21"/>
        </w:rPr>
        <w:t xml:space="preserve"> question </w:t>
      </w:r>
      <w:r>
        <w:rPr>
          <w:rFonts w:asciiTheme="minorHAnsi" w:hAnsiTheme="minorHAnsi" w:cstheme="minorBidi"/>
          <w:sz w:val="21"/>
          <w:szCs w:val="21"/>
        </w:rPr>
        <w:t>we do not want to answer</w:t>
      </w:r>
      <w:r w:rsidRPr="004417FE">
        <w:rPr>
          <w:rFonts w:asciiTheme="minorHAnsi" w:hAnsiTheme="minorHAnsi" w:cstheme="minorHAnsi"/>
          <w:sz w:val="21"/>
          <w:szCs w:val="21"/>
        </w:rPr>
        <w:t xml:space="preserve">. </w:t>
      </w:r>
      <w:r>
        <w:rPr>
          <w:rFonts w:asciiTheme="minorHAnsi" w:hAnsiTheme="minorHAnsi" w:cstheme="minorHAnsi"/>
          <w:sz w:val="21"/>
          <w:szCs w:val="21"/>
        </w:rPr>
        <w:br/>
      </w:r>
    </w:p>
    <w:p w14:paraId="2CE0ADB9" w14:textId="77777777" w:rsidR="00636EE6" w:rsidRPr="004417FE" w:rsidRDefault="00636EE6" w:rsidP="00636EE6">
      <w:pPr>
        <w:numPr>
          <w:ilvl w:val="0"/>
          <w:numId w:val="31"/>
        </w:numPr>
        <w:spacing w:before="100" w:beforeAutospacing="1" w:after="100" w:afterAutospacing="1"/>
        <w:rPr>
          <w:rFonts w:asciiTheme="minorHAnsi" w:hAnsiTheme="minorHAnsi" w:cstheme="minorHAnsi"/>
          <w:sz w:val="21"/>
          <w:szCs w:val="21"/>
        </w:rPr>
      </w:pPr>
      <w:r>
        <w:rPr>
          <w:rFonts w:asciiTheme="minorHAnsi" w:hAnsiTheme="minorHAnsi" w:cstheme="minorBidi"/>
          <w:sz w:val="21"/>
          <w:szCs w:val="21"/>
        </w:rPr>
        <w:t xml:space="preserve">I know my child’s personal data will be collected and used for the research, as explained to me in the information sheet. </w:t>
      </w:r>
    </w:p>
    <w:p w14:paraId="2FE14C61" w14:textId="68CFD9CF" w:rsidR="003E333E" w:rsidRPr="00F668F3" w:rsidRDefault="00F668F3" w:rsidP="00636EE6">
      <w:pPr>
        <w:spacing w:before="100" w:beforeAutospacing="1" w:after="100" w:afterAutospacing="1"/>
        <w:rPr>
          <w:rFonts w:cstheme="minorBidi"/>
        </w:rPr>
      </w:pPr>
      <w:commentRangeStart w:id="72"/>
      <w:r w:rsidRPr="00F668F3">
        <w:rPr>
          <w:rFonts w:asciiTheme="minorHAnsi" w:hAnsiTheme="minorHAnsi" w:cstheme="minorBidi"/>
          <w:sz w:val="21"/>
          <w:szCs w:val="21"/>
        </w:rPr>
        <w:t xml:space="preserve">Furthermore, I consent </w:t>
      </w:r>
      <w:r w:rsidR="00EE46AE">
        <w:rPr>
          <w:rFonts w:asciiTheme="minorHAnsi" w:hAnsiTheme="minorHAnsi" w:cstheme="minorBidi"/>
          <w:sz w:val="21"/>
          <w:szCs w:val="21"/>
        </w:rPr>
        <w:t>to</w:t>
      </w:r>
      <w:r w:rsidRPr="00F668F3">
        <w:rPr>
          <w:rFonts w:asciiTheme="minorHAnsi" w:hAnsiTheme="minorHAnsi" w:cstheme="minorBidi"/>
          <w:sz w:val="21"/>
          <w:szCs w:val="21"/>
        </w:rPr>
        <w:t xml:space="preserve"> the following parts of the research project</w:t>
      </w:r>
      <w:commentRangeEnd w:id="72"/>
      <w:r w:rsidR="006447F7">
        <w:rPr>
          <w:rStyle w:val="CommentReference"/>
          <w:rFonts w:eastAsiaTheme="minorHAnsi"/>
        </w:rPr>
        <w:commentReference w:id="72"/>
      </w:r>
      <w:r w:rsidR="006447F7" w:rsidRPr="00F668F3">
        <w:rPr>
          <w:rFonts w:asciiTheme="minorHAnsi" w:hAnsiTheme="minorHAnsi" w:cstheme="minorBidi"/>
          <w:sz w:val="21"/>
          <w:szCs w:val="21"/>
        </w:rPr>
        <w:t>:</w:t>
      </w:r>
    </w:p>
    <w:p w14:paraId="2312B5E9" w14:textId="380DE88C" w:rsidR="009F0C12" w:rsidRPr="00892E12" w:rsidRDefault="009F0C12" w:rsidP="009F0C12">
      <w:pPr>
        <w:pStyle w:val="ListParagraph"/>
        <w:numPr>
          <w:ilvl w:val="0"/>
          <w:numId w:val="31"/>
        </w:numPr>
      </w:pPr>
      <w:r w:rsidRPr="008712CE">
        <w:rPr>
          <w:sz w:val="21"/>
          <w:szCs w:val="21"/>
        </w:rPr>
        <w:t xml:space="preserve">I </w:t>
      </w:r>
      <w:r w:rsidR="008712CE" w:rsidRPr="008712CE">
        <w:rPr>
          <w:sz w:val="21"/>
          <w:szCs w:val="21"/>
        </w:rPr>
        <w:t>co</w:t>
      </w:r>
      <w:r w:rsidR="008712CE" w:rsidRPr="008A7AFE">
        <w:rPr>
          <w:sz w:val="21"/>
          <w:szCs w:val="21"/>
        </w:rPr>
        <w:t xml:space="preserve">nsent to using the </w:t>
      </w:r>
      <w:r w:rsidR="008712CE">
        <w:rPr>
          <w:sz w:val="21"/>
          <w:szCs w:val="21"/>
        </w:rPr>
        <w:t>personal data</w:t>
      </w:r>
      <w:r w:rsidR="008712CE" w:rsidRPr="008A7AFE">
        <w:rPr>
          <w:sz w:val="21"/>
          <w:szCs w:val="21"/>
        </w:rPr>
        <w:t xml:space="preserve"> of my child</w:t>
      </w:r>
      <w:r w:rsidR="008712CE">
        <w:rPr>
          <w:sz w:val="21"/>
          <w:szCs w:val="21"/>
        </w:rPr>
        <w:t xml:space="preserve">, </w:t>
      </w:r>
      <w:r w:rsidR="008712CE" w:rsidRPr="007A6166">
        <w:rPr>
          <w:rFonts w:cstheme="minorHAnsi"/>
          <w:sz w:val="21"/>
          <w:szCs w:val="21"/>
          <w:highlight w:val="yellow"/>
        </w:rPr>
        <w:t xml:space="preserve">such as </w:t>
      </w:r>
      <w:del w:id="73" w:author="Dritsa, Dimitra" w:date="2025-07-07T15:50:00Z" w16du:dateUtc="2025-07-07T13:50:00Z">
        <w:r w:rsidR="008712CE" w:rsidRPr="007A6166" w:rsidDel="009E514F">
          <w:rPr>
            <w:rFonts w:cstheme="minorHAnsi"/>
            <w:sz w:val="21"/>
            <w:szCs w:val="21"/>
            <w:highlight w:val="yellow"/>
          </w:rPr>
          <w:delText>footage</w:delText>
        </w:r>
        <w:r w:rsidR="008712CE" w:rsidDel="009E514F">
          <w:rPr>
            <w:rFonts w:cstheme="minorHAnsi"/>
            <w:sz w:val="21"/>
            <w:szCs w:val="21"/>
            <w:highlight w:val="yellow"/>
          </w:rPr>
          <w:delText xml:space="preserve"> </w:delText>
        </w:r>
        <w:r w:rsidR="008712CE" w:rsidRPr="007A6166" w:rsidDel="009E514F">
          <w:rPr>
            <w:rFonts w:cstheme="minorHAnsi"/>
            <w:sz w:val="21"/>
            <w:szCs w:val="21"/>
            <w:highlight w:val="yellow"/>
          </w:rPr>
          <w:delText>taken</w:delText>
        </w:r>
        <w:r w:rsidR="008712CE" w:rsidDel="009E514F">
          <w:rPr>
            <w:rFonts w:cstheme="minorHAnsi"/>
            <w:sz w:val="21"/>
            <w:szCs w:val="21"/>
            <w:highlight w:val="yellow"/>
          </w:rPr>
          <w:delText xml:space="preserve">, audio taken, </w:delText>
        </w:r>
      </w:del>
      <w:r w:rsidR="008712CE" w:rsidRPr="007A6166">
        <w:rPr>
          <w:rFonts w:cstheme="minorHAnsi"/>
          <w:sz w:val="21"/>
          <w:szCs w:val="21"/>
          <w:highlight w:val="yellow"/>
        </w:rPr>
        <w:t>answers</w:t>
      </w:r>
      <w:r w:rsidR="008712CE">
        <w:rPr>
          <w:rFonts w:cstheme="minorHAnsi"/>
          <w:sz w:val="21"/>
          <w:szCs w:val="21"/>
          <w:highlight w:val="yellow"/>
        </w:rPr>
        <w:t xml:space="preserve"> or quotes</w:t>
      </w:r>
      <w:r w:rsidR="008712CE" w:rsidRPr="007A6166">
        <w:rPr>
          <w:rFonts w:cstheme="minorHAnsi"/>
          <w:sz w:val="21"/>
          <w:szCs w:val="21"/>
          <w:highlight w:val="yellow"/>
        </w:rPr>
        <w:t xml:space="preserve"> </w:t>
      </w:r>
      <w:r w:rsidR="008712CE">
        <w:rPr>
          <w:rFonts w:cstheme="minorHAnsi"/>
          <w:sz w:val="21"/>
          <w:szCs w:val="21"/>
          <w:highlight w:val="yellow"/>
        </w:rPr>
        <w:t>given</w:t>
      </w:r>
      <w:r w:rsidR="008712CE" w:rsidRPr="007A6166">
        <w:rPr>
          <w:rFonts w:cstheme="minorHAnsi"/>
          <w:sz w:val="21"/>
          <w:szCs w:val="21"/>
          <w:highlight w:val="yellow"/>
        </w:rPr>
        <w:t xml:space="preserve"> during the research</w:t>
      </w:r>
      <w:r w:rsidR="008712CE">
        <w:rPr>
          <w:sz w:val="21"/>
          <w:szCs w:val="21"/>
        </w:rPr>
        <w:t>, to be used by the researcher in publications and/or in presentations – without including my child’s name</w:t>
      </w:r>
      <w:r w:rsidRPr="00892E12">
        <w:t>.</w:t>
      </w:r>
    </w:p>
    <w:p w14:paraId="1FD96976" w14:textId="77777777" w:rsidR="009F0C12" w:rsidRDefault="009F0C12" w:rsidP="009F0C12">
      <w:pPr>
        <w:pStyle w:val="ListParagraph"/>
        <w:spacing w:before="100" w:beforeAutospacing="1" w:after="100" w:afterAutospacing="1" w:line="240" w:lineRule="auto"/>
        <w:rPr>
          <w:rFonts w:eastAsia="Times New Roman" w:cstheme="minorHAnsi"/>
          <w:sz w:val="40"/>
          <w:szCs w:val="40"/>
          <w:lang w:val="nl-NL" w:eastAsia="en-GB"/>
        </w:rPr>
      </w:pPr>
      <w:r>
        <w:rPr>
          <w:rFonts w:eastAsia="Times New Roman" w:cstheme="minorHAnsi"/>
          <w:sz w:val="21"/>
          <w:szCs w:val="21"/>
          <w:lang w:val="nl-NL" w:eastAsia="en-GB"/>
        </w:rPr>
        <w:t>YES</w:t>
      </w:r>
      <w:r w:rsidRPr="00242FB7">
        <w:rPr>
          <w:rFonts w:eastAsia="Times New Roman" w:cstheme="minorHAnsi"/>
          <w:sz w:val="21"/>
          <w:szCs w:val="21"/>
          <w:lang w:val="nl-NL" w:eastAsia="en-GB"/>
        </w:rPr>
        <w:t xml:space="preserve"> </w:t>
      </w:r>
      <w:sdt>
        <w:sdtPr>
          <w:rPr>
            <w:rFonts w:eastAsia="Times New Roman" w:cstheme="minorHAnsi"/>
            <w:sz w:val="40"/>
            <w:szCs w:val="40"/>
            <w:lang w:val="nl-NL" w:eastAsia="en-GB"/>
          </w:rPr>
          <w:id w:val="-1347091499"/>
          <w14:checkbox>
            <w14:checked w14:val="0"/>
            <w14:checkedState w14:val="2612" w14:font="MS Gothic"/>
            <w14:uncheckedState w14:val="2610" w14:font="MS Gothic"/>
          </w14:checkbox>
        </w:sdtPr>
        <w:sdtContent>
          <w:r>
            <w:rPr>
              <w:rFonts w:ascii="MS Gothic" w:eastAsia="MS Gothic" w:hAnsi="MS Gothic" w:cstheme="minorHAnsi" w:hint="eastAsia"/>
              <w:sz w:val="40"/>
              <w:szCs w:val="40"/>
              <w:lang w:val="nl-NL" w:eastAsia="en-GB"/>
            </w:rPr>
            <w:t>☐</w:t>
          </w:r>
        </w:sdtContent>
      </w:sdt>
      <w:r w:rsidRPr="00242FB7">
        <w:rPr>
          <w:rFonts w:eastAsia="Times New Roman" w:cstheme="minorHAnsi"/>
          <w:sz w:val="21"/>
          <w:szCs w:val="21"/>
          <w:lang w:eastAsia="en-GB"/>
        </w:rPr>
        <w:tab/>
      </w:r>
      <w:r w:rsidRPr="00242FB7">
        <w:rPr>
          <w:rFonts w:eastAsia="Times New Roman" w:cstheme="minorHAnsi"/>
          <w:sz w:val="21"/>
          <w:szCs w:val="21"/>
          <w:lang w:val="nl-NL" w:eastAsia="en-GB"/>
        </w:rPr>
        <w:t>N</w:t>
      </w:r>
      <w:r>
        <w:rPr>
          <w:rFonts w:eastAsia="Times New Roman" w:cstheme="minorHAnsi"/>
          <w:sz w:val="21"/>
          <w:szCs w:val="21"/>
          <w:lang w:val="nl-NL" w:eastAsia="en-GB"/>
        </w:rPr>
        <w:t>O</w:t>
      </w:r>
      <w:sdt>
        <w:sdtPr>
          <w:rPr>
            <w:rFonts w:eastAsia="Times New Roman" w:cstheme="minorHAnsi"/>
            <w:sz w:val="40"/>
            <w:szCs w:val="40"/>
            <w:lang w:val="nl-NL" w:eastAsia="en-GB"/>
          </w:rPr>
          <w:id w:val="1447509254"/>
          <w14:checkbox>
            <w14:checked w14:val="0"/>
            <w14:checkedState w14:val="2612" w14:font="MS Gothic"/>
            <w14:uncheckedState w14:val="2610" w14:font="MS Gothic"/>
          </w14:checkbox>
        </w:sdtPr>
        <w:sdtContent>
          <w:r>
            <w:rPr>
              <w:rFonts w:ascii="MS Gothic" w:eastAsia="MS Gothic" w:hAnsi="MS Gothic" w:cstheme="minorHAnsi" w:hint="eastAsia"/>
              <w:sz w:val="40"/>
              <w:szCs w:val="40"/>
              <w:lang w:val="nl-NL" w:eastAsia="en-GB"/>
            </w:rPr>
            <w:t>☐</w:t>
          </w:r>
        </w:sdtContent>
      </w:sdt>
    </w:p>
    <w:p w14:paraId="72AFA815" w14:textId="77777777" w:rsidR="009F0C12" w:rsidRPr="00242FB7" w:rsidRDefault="009F0C12" w:rsidP="009F0C12">
      <w:pPr>
        <w:pStyle w:val="ListParagraph"/>
        <w:spacing w:before="100" w:beforeAutospacing="1" w:after="100" w:afterAutospacing="1" w:line="240" w:lineRule="auto"/>
        <w:rPr>
          <w:rFonts w:eastAsia="Times New Roman" w:cstheme="minorHAnsi"/>
          <w:sz w:val="21"/>
          <w:szCs w:val="21"/>
          <w:lang w:val="nl-NL" w:eastAsia="en-GB"/>
        </w:rPr>
      </w:pPr>
    </w:p>
    <w:p w14:paraId="79EA1344" w14:textId="77777777" w:rsidR="0011349A" w:rsidRPr="009E514F" w:rsidRDefault="0011349A" w:rsidP="009E514F">
      <w:pPr>
        <w:spacing w:before="100" w:beforeAutospacing="1" w:after="100" w:afterAutospacing="1"/>
        <w:rPr>
          <w:rFonts w:cstheme="minorHAnsi"/>
          <w:sz w:val="21"/>
          <w:szCs w:val="21"/>
        </w:rPr>
      </w:pPr>
    </w:p>
    <w:p w14:paraId="344C0E51" w14:textId="77777777" w:rsidR="008D16DE" w:rsidRPr="003128DE" w:rsidRDefault="008D16DE" w:rsidP="008D16DE">
      <w:pPr>
        <w:pStyle w:val="ListParagraph"/>
        <w:spacing w:before="100" w:beforeAutospacing="1" w:after="100" w:afterAutospacing="1" w:line="240" w:lineRule="auto"/>
        <w:rPr>
          <w:rFonts w:eastAsia="Times New Roman" w:cstheme="minorHAnsi"/>
          <w:sz w:val="21"/>
          <w:szCs w:val="21"/>
          <w:lang w:val="en-US" w:eastAsia="en-GB"/>
        </w:rPr>
      </w:pPr>
    </w:p>
    <w:p w14:paraId="64CE0540" w14:textId="77777777" w:rsidR="008D16DE" w:rsidRDefault="008D16DE" w:rsidP="008D16DE">
      <w:pPr>
        <w:spacing w:before="100" w:beforeAutospacing="1" w:after="100" w:afterAutospacing="1"/>
        <w:rPr>
          <w:rFonts w:asciiTheme="minorHAnsi" w:hAnsiTheme="minorHAnsi" w:cstheme="minorHAnsi"/>
          <w:sz w:val="21"/>
          <w:szCs w:val="21"/>
        </w:rPr>
      </w:pPr>
    </w:p>
    <w:p w14:paraId="4EAC618F" w14:textId="77777777" w:rsidR="008D16DE" w:rsidRDefault="008D16DE" w:rsidP="008D16DE">
      <w:pPr>
        <w:spacing w:before="100" w:beforeAutospacing="1" w:after="100" w:afterAutospacing="1"/>
        <w:rPr>
          <w:rFonts w:asciiTheme="minorHAnsi" w:hAnsiTheme="minorHAnsi" w:cstheme="minorHAnsi"/>
          <w:sz w:val="21"/>
          <w:szCs w:val="21"/>
        </w:rPr>
        <w:sectPr w:rsidR="008D16DE" w:rsidSect="008D16DE">
          <w:type w:val="continuous"/>
          <w:pgSz w:w="11906" w:h="16838"/>
          <w:pgMar w:top="1440" w:right="1440" w:bottom="1440" w:left="1440" w:header="720" w:footer="720" w:gutter="0"/>
          <w:cols w:space="720"/>
          <w:titlePg/>
          <w:docGrid w:linePitch="360"/>
        </w:sectPr>
      </w:pPr>
    </w:p>
    <w:p w14:paraId="462787B6" w14:textId="77777777" w:rsidR="008D16DE" w:rsidRPr="00775D27" w:rsidRDefault="008D16DE" w:rsidP="008D16DE">
      <w:pPr>
        <w:spacing w:before="100" w:beforeAutospacing="1" w:after="100" w:afterAutospacing="1"/>
        <w:rPr>
          <w:rFonts w:asciiTheme="minorHAnsi" w:hAnsiTheme="minorHAnsi" w:cstheme="minorHAnsi"/>
          <w:sz w:val="20"/>
          <w:szCs w:val="20"/>
        </w:rPr>
      </w:pPr>
      <w:commentRangeStart w:id="74"/>
      <w:r w:rsidRPr="00775D27">
        <w:rPr>
          <w:rFonts w:asciiTheme="minorHAnsi" w:hAnsiTheme="minorHAnsi" w:cstheme="minorHAnsi"/>
          <w:sz w:val="20"/>
          <w:szCs w:val="20"/>
        </w:rPr>
        <w:t>Name of child that takes part in research project:</w:t>
      </w:r>
      <w:commentRangeEnd w:id="74"/>
      <w:r w:rsidRPr="00775D27">
        <w:rPr>
          <w:rStyle w:val="CommentReference"/>
          <w:rFonts w:asciiTheme="minorHAnsi" w:eastAsiaTheme="minorHAnsi" w:hAnsiTheme="minorHAnsi" w:cstheme="minorBidi"/>
          <w:sz w:val="20"/>
          <w:szCs w:val="20"/>
          <w:lang w:val="en-GB" w:eastAsia="en-US"/>
        </w:rPr>
        <w:commentReference w:id="74"/>
      </w:r>
    </w:p>
    <w:p w14:paraId="758E2602"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Date of birth:</w:t>
      </w:r>
    </w:p>
    <w:p w14:paraId="69551336" w14:textId="77777777" w:rsidR="008D16DE" w:rsidRPr="00640A17" w:rsidRDefault="008D16DE" w:rsidP="008D16DE">
      <w:pPr>
        <w:spacing w:before="100" w:beforeAutospacing="1" w:after="100" w:afterAutospacing="1"/>
        <w:rPr>
          <w:rFonts w:asciiTheme="minorHAnsi" w:hAnsiTheme="minorHAnsi" w:cstheme="minorHAnsi"/>
          <w:sz w:val="20"/>
          <w:szCs w:val="20"/>
          <w:highlight w:val="yellow"/>
        </w:rPr>
      </w:pPr>
      <w:r w:rsidRPr="00640A17">
        <w:rPr>
          <w:rFonts w:asciiTheme="minorHAnsi" w:hAnsiTheme="minorHAnsi" w:cstheme="minorHAnsi"/>
          <w:sz w:val="20"/>
          <w:szCs w:val="20"/>
          <w:highlight w:val="yellow"/>
        </w:rPr>
        <w:t>[Signature:]</w:t>
      </w:r>
    </w:p>
    <w:p w14:paraId="7FCEDB73"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640A17">
        <w:rPr>
          <w:rFonts w:asciiTheme="minorHAnsi" w:hAnsiTheme="minorHAnsi" w:cstheme="minorHAnsi"/>
          <w:sz w:val="20"/>
          <w:szCs w:val="20"/>
          <w:highlight w:val="yellow"/>
        </w:rPr>
        <w:t>[Date:]</w:t>
      </w:r>
    </w:p>
    <w:p w14:paraId="3DC5CD01"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 xml:space="preserve">Parent/caretaker 1: </w:t>
      </w:r>
    </w:p>
    <w:p w14:paraId="68566D83"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 xml:space="preserve">Signature: </w:t>
      </w:r>
    </w:p>
    <w:p w14:paraId="56B425BC"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 xml:space="preserve">Date: </w:t>
      </w:r>
    </w:p>
    <w:p w14:paraId="581893C2" w14:textId="77777777" w:rsidR="008D16DE" w:rsidRPr="00775D27" w:rsidRDefault="008D16DE" w:rsidP="008D16DE">
      <w:pPr>
        <w:spacing w:before="100" w:beforeAutospacing="1" w:after="100" w:afterAutospacing="1"/>
        <w:rPr>
          <w:rFonts w:asciiTheme="minorHAnsi" w:hAnsiTheme="minorHAnsi" w:cstheme="minorHAnsi"/>
          <w:sz w:val="20"/>
          <w:szCs w:val="20"/>
        </w:rPr>
      </w:pPr>
    </w:p>
    <w:p w14:paraId="41E959FC" w14:textId="77777777" w:rsidR="008D16DE" w:rsidRPr="00775D27" w:rsidRDefault="008D16DE" w:rsidP="008D16DE">
      <w:pPr>
        <w:spacing w:before="100" w:beforeAutospacing="1" w:after="100" w:afterAutospacing="1"/>
        <w:rPr>
          <w:rFonts w:asciiTheme="minorHAnsi" w:hAnsiTheme="minorHAnsi" w:cstheme="minorHAnsi"/>
          <w:sz w:val="20"/>
          <w:szCs w:val="20"/>
        </w:rPr>
      </w:pPr>
    </w:p>
    <w:p w14:paraId="302DF097"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 xml:space="preserve">Parent/caretaker 2: </w:t>
      </w:r>
    </w:p>
    <w:p w14:paraId="6D7394BD"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 xml:space="preserve">Signature: </w:t>
      </w:r>
    </w:p>
    <w:p w14:paraId="061E063B"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 xml:space="preserve">Date: </w:t>
      </w:r>
    </w:p>
    <w:p w14:paraId="48E1CABE" w14:textId="77777777" w:rsidR="008D16DE" w:rsidRPr="00775D27" w:rsidRDefault="008D16DE" w:rsidP="008D16DE">
      <w:pPr>
        <w:spacing w:before="100" w:beforeAutospacing="1" w:after="100" w:afterAutospacing="1"/>
        <w:rPr>
          <w:rFonts w:asciiTheme="minorHAnsi" w:hAnsiTheme="minorHAnsi" w:cstheme="minorHAnsi"/>
          <w:sz w:val="20"/>
          <w:szCs w:val="20"/>
        </w:rPr>
      </w:pPr>
    </w:p>
    <w:p w14:paraId="192BB58A" w14:textId="77777777" w:rsidR="008D16DE" w:rsidRPr="00775D27" w:rsidRDefault="008D16DE" w:rsidP="008D16DE">
      <w:pPr>
        <w:spacing w:before="100" w:beforeAutospacing="1" w:after="100" w:afterAutospacing="1"/>
        <w:rPr>
          <w:rFonts w:asciiTheme="minorHAnsi" w:hAnsiTheme="minorHAnsi" w:cstheme="minorHAnsi"/>
          <w:sz w:val="20"/>
          <w:szCs w:val="20"/>
        </w:rPr>
      </w:pPr>
    </w:p>
    <w:p w14:paraId="3CE032CB" w14:textId="77777777" w:rsidR="008D16DE" w:rsidRPr="00775D27" w:rsidRDefault="008D16DE" w:rsidP="008D16DE">
      <w:pPr>
        <w:spacing w:before="100" w:beforeAutospacing="1" w:after="100" w:afterAutospacing="1"/>
        <w:rPr>
          <w:rFonts w:asciiTheme="minorHAnsi" w:hAnsiTheme="minorHAnsi" w:cstheme="minorHAnsi"/>
          <w:sz w:val="20"/>
          <w:szCs w:val="20"/>
        </w:rPr>
      </w:pPr>
      <w:r w:rsidRPr="00775D27">
        <w:rPr>
          <w:rFonts w:asciiTheme="minorHAnsi" w:hAnsiTheme="minorHAnsi" w:cstheme="minorHAnsi"/>
          <w:sz w:val="20"/>
          <w:szCs w:val="20"/>
        </w:rPr>
        <w:t xml:space="preserve">Name of researcher: </w:t>
      </w:r>
    </w:p>
    <w:p w14:paraId="0009706A" w14:textId="77777777" w:rsidR="008D16DE" w:rsidRPr="00775D27" w:rsidRDefault="008D16DE" w:rsidP="008D16DE">
      <w:pPr>
        <w:spacing w:before="100" w:beforeAutospacing="1" w:after="100" w:afterAutospacing="1"/>
        <w:rPr>
          <w:rFonts w:asciiTheme="minorHAnsi" w:hAnsiTheme="minorHAnsi" w:cstheme="minorHAnsi"/>
          <w:sz w:val="20"/>
          <w:szCs w:val="20"/>
          <w:lang w:val="nl-NL"/>
        </w:rPr>
      </w:pPr>
      <w:r w:rsidRPr="00775D27">
        <w:rPr>
          <w:rFonts w:asciiTheme="minorHAnsi" w:hAnsiTheme="minorHAnsi" w:cstheme="minorHAnsi"/>
          <w:sz w:val="20"/>
          <w:szCs w:val="20"/>
          <w:lang w:val="nl-NL"/>
        </w:rPr>
        <w:t xml:space="preserve">Signature: </w:t>
      </w:r>
    </w:p>
    <w:p w14:paraId="052A3DBF" w14:textId="77777777" w:rsidR="008D16DE" w:rsidRPr="008A7AFE" w:rsidRDefault="008D16DE" w:rsidP="008D16DE">
      <w:pPr>
        <w:spacing w:before="100" w:beforeAutospacing="1" w:after="100" w:afterAutospacing="1"/>
        <w:rPr>
          <w:rStyle w:val="None"/>
          <w:rFonts w:asciiTheme="minorHAnsi" w:hAnsiTheme="minorHAnsi" w:cstheme="minorHAnsi"/>
          <w:sz w:val="20"/>
          <w:szCs w:val="20"/>
          <w:lang w:val="nl-NL"/>
        </w:rPr>
        <w:sectPr w:rsidR="008D16DE" w:rsidRPr="008A7AFE" w:rsidSect="008D16DE">
          <w:type w:val="continuous"/>
          <w:pgSz w:w="11906" w:h="16838"/>
          <w:pgMar w:top="1440" w:right="1440" w:bottom="1440" w:left="1440" w:header="720" w:footer="720" w:gutter="0"/>
          <w:cols w:num="4" w:space="720"/>
          <w:titlePg/>
          <w:docGrid w:linePitch="360"/>
        </w:sectPr>
      </w:pPr>
      <w:r w:rsidRPr="00775D27">
        <w:rPr>
          <w:rFonts w:asciiTheme="minorHAnsi" w:hAnsiTheme="minorHAnsi" w:cstheme="minorHAnsi"/>
          <w:sz w:val="20"/>
          <w:szCs w:val="20"/>
          <w:lang w:val="nl-NL"/>
        </w:rPr>
        <w:t>Date:</w:t>
      </w:r>
    </w:p>
    <w:p w14:paraId="408F7472" w14:textId="77777777" w:rsidR="008D16DE" w:rsidRPr="00D65E92" w:rsidRDefault="008D16DE" w:rsidP="008D16DE">
      <w:pPr>
        <w:pStyle w:val="Body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rPr>
          <w:rStyle w:val="None"/>
          <w:rFonts w:ascii="Calibri" w:eastAsia="Calibri" w:hAnsi="Calibri" w:cs="Calibri"/>
          <w:sz w:val="22"/>
          <w:szCs w:val="22"/>
          <w:lang w:val="nl-NL"/>
        </w:rPr>
      </w:pPr>
    </w:p>
    <w:p w14:paraId="55E72DE0" w14:textId="508ADDA7" w:rsidR="00A01B7C" w:rsidRPr="00D65E92" w:rsidRDefault="00A01B7C" w:rsidP="008D16DE">
      <w:pPr>
        <w:pStyle w:val="ListParagraph"/>
        <w:spacing w:before="100" w:beforeAutospacing="1" w:after="100" w:afterAutospacing="1" w:line="240" w:lineRule="auto"/>
        <w:rPr>
          <w:rStyle w:val="None"/>
          <w:rFonts w:ascii="Calibri" w:eastAsia="Calibri" w:hAnsi="Calibri" w:cs="Calibri"/>
          <w:lang w:val="nl-NL"/>
        </w:rPr>
      </w:pPr>
    </w:p>
    <w:sectPr w:rsidR="00A01B7C" w:rsidRPr="00D65E92" w:rsidSect="00897605">
      <w:type w:val="continuous"/>
      <w:pgSz w:w="11906" w:h="16838"/>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Privacyteam TU/e" w:date="2022-04-06T03:02:00Z" w:initials="PT">
    <w:p w14:paraId="13E006EF" w14:textId="0A7F96E5" w:rsidR="00E7705A" w:rsidRDefault="00E7705A" w:rsidP="00E7705A">
      <w:pPr>
        <w:pStyle w:val="CommentText"/>
      </w:pPr>
      <w:r>
        <w:rPr>
          <w:rStyle w:val="CommentReference"/>
        </w:rPr>
        <w:annotationRef/>
      </w:r>
      <w:r>
        <w:t xml:space="preserve">Here you should describe the research method briefly. In what way are the research data gathered? </w:t>
      </w:r>
    </w:p>
    <w:p w14:paraId="1476B167" w14:textId="77777777" w:rsidR="00E7705A" w:rsidRDefault="00E7705A" w:rsidP="00E7705A">
      <w:pPr>
        <w:pStyle w:val="CommentText"/>
      </w:pPr>
      <w:r>
        <w:t xml:space="preserve">Some examples of common methods have already been included. Select the method you use, or add any other methods you use in your research . </w:t>
      </w:r>
    </w:p>
    <w:p w14:paraId="28808733" w14:textId="77777777" w:rsidR="00E7705A" w:rsidRDefault="00E7705A" w:rsidP="00E7705A">
      <w:pPr>
        <w:pStyle w:val="CommentText"/>
      </w:pPr>
    </w:p>
    <w:p w14:paraId="65CF6DA4" w14:textId="77777777" w:rsidR="00E7705A" w:rsidRDefault="00E7705A" w:rsidP="00E7705A">
      <w:pPr>
        <w:pStyle w:val="CommentText"/>
      </w:pPr>
      <w:r>
        <w:t xml:space="preserve">If you wish you can also give an example of the kind of questions which will be asked. Depending on the kind of research this section may be extended. Perhaps you use a GPS tracker, a questionnaire as well as observation. Distinguish the various research methods from each other and explain clearly what the idea is. </w:t>
      </w:r>
      <w:r>
        <w:rPr>
          <w:color w:val="767171"/>
        </w:rPr>
        <w:t xml:space="preserve"> </w:t>
      </w:r>
    </w:p>
  </w:comment>
  <w:comment w:id="48" w:author="Privacyteam TU/e" w:date="2022-04-26T06:06:00Z" w:initials="PT">
    <w:p w14:paraId="217108E2" w14:textId="77777777" w:rsidR="00576CDE" w:rsidRDefault="00D2122A" w:rsidP="00576CDE">
      <w:pPr>
        <w:pStyle w:val="CommentText"/>
      </w:pPr>
      <w:r>
        <w:rPr>
          <w:rStyle w:val="CommentReference"/>
        </w:rPr>
        <w:annotationRef/>
      </w:r>
      <w:r w:rsidR="00576CDE">
        <w:t xml:space="preserve">Personal data is any information concerning an identified or identifiable natural person (human). For more information see the </w:t>
      </w:r>
      <w:hyperlink r:id="rId1" w:anchor="what-is-personal-data-according-to-the-gdpr" w:history="1">
        <w:r w:rsidR="00576CDE" w:rsidRPr="0080350A">
          <w:rPr>
            <w:rStyle w:val="Hyperlink"/>
          </w:rPr>
          <w:t>FAQ</w:t>
        </w:r>
      </w:hyperlink>
    </w:p>
    <w:p w14:paraId="086E8D10" w14:textId="77777777" w:rsidR="00576CDE" w:rsidRDefault="00576CDE" w:rsidP="00576CDE">
      <w:pPr>
        <w:pStyle w:val="CommentText"/>
      </w:pPr>
    </w:p>
    <w:p w14:paraId="05EFF7AB" w14:textId="77777777" w:rsidR="00576CDE" w:rsidRDefault="00576CDE" w:rsidP="00576CDE">
      <w:pPr>
        <w:pStyle w:val="CommentText"/>
      </w:pPr>
      <w:r>
        <w:t>In the table fill in all personal data which you process within the framework of the research project. Some examples have already been included. If distinguishing categories is difficult you can also omit the table and list all data separately</w:t>
      </w:r>
    </w:p>
  </w:comment>
  <w:comment w:id="49" w:author="Privacyteam TU/e" w:date="2022-04-13T05:16:00Z" w:initials="PT">
    <w:p w14:paraId="61FD16FD" w14:textId="1D43D1A7" w:rsidR="00D2122A" w:rsidRDefault="00D2122A" w:rsidP="00D2122A">
      <w:pPr>
        <w:pStyle w:val="CommentText"/>
      </w:pPr>
      <w:r>
        <w:rPr>
          <w:rStyle w:val="CommentReference"/>
        </w:rPr>
        <w:annotationRef/>
      </w:r>
      <w:r>
        <w:t>Please mention the retention periods here. Also, you can refer to legal regulations in which retention periods have been laid down. If you cannot specify the time period during which the data will be retained, mention the criteria to determine that period.</w:t>
      </w:r>
    </w:p>
    <w:p w14:paraId="4567C6C5" w14:textId="77777777" w:rsidR="00D2122A" w:rsidRDefault="00D2122A" w:rsidP="00D2122A">
      <w:pPr>
        <w:pStyle w:val="CommentText"/>
      </w:pPr>
    </w:p>
    <w:p w14:paraId="39414BC2" w14:textId="77777777" w:rsidR="00D2122A" w:rsidRDefault="00D2122A" w:rsidP="00D2122A">
      <w:pPr>
        <w:pStyle w:val="CommentText"/>
      </w:pPr>
      <w:r>
        <w:t xml:space="preserve">To determine the retention periods, see if necessary the retention periods in the </w:t>
      </w:r>
      <w:hyperlink r:id="rId2" w:history="1">
        <w:r w:rsidRPr="00035BC4">
          <w:rPr>
            <w:rStyle w:val="Hyperlink"/>
          </w:rPr>
          <w:t>Selectielijst Universiteiten en Universitair Medisch Centra 2020</w:t>
        </w:r>
      </w:hyperlink>
      <w:r>
        <w:t xml:space="preserve"> or in the retention periods policy of TU/e: </w:t>
      </w:r>
      <w:hyperlink r:id="rId3" w:history="1">
        <w:r w:rsidRPr="00035BC4">
          <w:rPr>
            <w:rStyle w:val="Hyperlink"/>
          </w:rPr>
          <w:t>Retention Periods</w:t>
        </w:r>
      </w:hyperlink>
      <w:r>
        <w:t xml:space="preserve">. </w:t>
      </w:r>
    </w:p>
  </w:comment>
  <w:comment w:id="66" w:author="Privacyteam TU/e" w:date="2022-04-12T02:39:00Z" w:initials="PT">
    <w:p w14:paraId="142C4778" w14:textId="73AFC9DE" w:rsidR="00C90CD7" w:rsidRDefault="00C90CD7" w:rsidP="00C90CD7">
      <w:pPr>
        <w:pStyle w:val="CommentText"/>
      </w:pPr>
      <w:r>
        <w:rPr>
          <w:rStyle w:val="CommentReference"/>
        </w:rPr>
        <w:annotationRef/>
      </w:r>
      <w:r>
        <w:t>Choose the most appropriate contact and adjust the yellow marked text if necessary</w:t>
      </w:r>
    </w:p>
  </w:comment>
  <w:comment w:id="67" w:author="Privacyteam TU/e" w:date="2022-04-13T05:52:00Z" w:initials="PT">
    <w:p w14:paraId="5106582A" w14:textId="77777777" w:rsidR="00A711EB" w:rsidRPr="004B16A8" w:rsidRDefault="00A711EB" w:rsidP="00A711EB">
      <w:pPr>
        <w:pStyle w:val="CommentText"/>
        <w:rPr>
          <w:lang w:val="en-US"/>
        </w:rPr>
      </w:pPr>
      <w:r>
        <w:rPr>
          <w:rStyle w:val="CommentReference"/>
        </w:rPr>
        <w:annotationRef/>
      </w:r>
      <w:r w:rsidRPr="00116FF1">
        <w:rPr>
          <w:lang w:val="en-US"/>
        </w:rPr>
        <w:t xml:space="preserve">Here select an option and delete the sentence </w:t>
      </w:r>
      <w:r>
        <w:rPr>
          <w:lang w:val="en-US"/>
        </w:rPr>
        <w:t>above i</w:t>
      </w:r>
      <w:r w:rsidRPr="00116FF1">
        <w:rPr>
          <w:lang w:val="en-US"/>
        </w:rPr>
        <w:t xml:space="preserve">f the data </w:t>
      </w:r>
      <w:r>
        <w:rPr>
          <w:lang w:val="en-US"/>
        </w:rPr>
        <w:t>are</w:t>
      </w:r>
      <w:r w:rsidRPr="00116FF1">
        <w:rPr>
          <w:lang w:val="en-US"/>
        </w:rPr>
        <w:t xml:space="preserve"> shared with a third party.</w:t>
      </w:r>
      <w:r>
        <w:rPr>
          <w:lang w:val="en-US"/>
        </w:rPr>
        <w:t xml:space="preserve"> Third parties may be</w:t>
      </w:r>
      <w:r w:rsidRPr="004B16A8">
        <w:rPr>
          <w:lang w:val="en-US"/>
        </w:rPr>
        <w:t xml:space="preserve"> organizations that process certain data on your behalf, e.g. by providing a tool or application.</w:t>
      </w:r>
    </w:p>
    <w:p w14:paraId="7B712EA0" w14:textId="77777777" w:rsidR="00A711EB" w:rsidRPr="004B16A8" w:rsidRDefault="00A711EB" w:rsidP="00A711EB">
      <w:pPr>
        <w:pStyle w:val="CommentText"/>
        <w:rPr>
          <w:lang w:val="en-US"/>
        </w:rPr>
      </w:pPr>
    </w:p>
    <w:p w14:paraId="4016BB7E" w14:textId="77777777" w:rsidR="00A711EB" w:rsidRPr="002A1806" w:rsidRDefault="00A711EB" w:rsidP="00A711EB">
      <w:pPr>
        <w:pStyle w:val="CommentText"/>
        <w:rPr>
          <w:lang w:val="en-US"/>
        </w:rPr>
      </w:pPr>
      <w:r w:rsidRPr="00442A6D">
        <w:rPr>
          <w:lang w:val="en-US"/>
        </w:rPr>
        <w:t xml:space="preserve">Some examples of common suppliers/tools have already been included. </w:t>
      </w:r>
      <w:r w:rsidRPr="002A1806">
        <w:rPr>
          <w:lang w:val="en-US"/>
        </w:rPr>
        <w:t>Select the supplier/tool you use, or fill in. Also fill in, like in the examples, what the supplier/tool does for TU/e</w:t>
      </w:r>
    </w:p>
  </w:comment>
  <w:comment w:id="68" w:author="Privacyteam TU/e" w:date="2022-04-26T06:11:00Z" w:initials="PT">
    <w:p w14:paraId="4323A4EB" w14:textId="77777777" w:rsidR="00A711EB" w:rsidRDefault="00A711EB" w:rsidP="00A711EB">
      <w:pPr>
        <w:pStyle w:val="CommentText"/>
      </w:pPr>
      <w:r>
        <w:rPr>
          <w:rStyle w:val="CommentReference"/>
        </w:rPr>
        <w:annotationRef/>
      </w:r>
      <w:r>
        <w:t xml:space="preserve">Select the appropriate storage solution for your research data. Please use TU/e storage finder: </w:t>
      </w:r>
      <w:hyperlink r:id="rId4" w:history="1">
        <w:r w:rsidRPr="009E0557">
          <w:rPr>
            <w:rStyle w:val="Hyperlink"/>
          </w:rPr>
          <w:t>TU/e Storage Finder (tue.nl)</w:t>
        </w:r>
      </w:hyperlink>
      <w:r>
        <w:t xml:space="preserve"> </w:t>
      </w:r>
    </w:p>
  </w:comment>
  <w:comment w:id="69" w:author="Privacyteam TU/e" w:date="2022-04-12T05:05:00Z" w:initials="PT">
    <w:p w14:paraId="43AB9C20" w14:textId="649E6ED2" w:rsidR="00AE3EA0" w:rsidRPr="00F05C99" w:rsidRDefault="00AE3EA0" w:rsidP="00AE3EA0">
      <w:pPr>
        <w:jc w:val="center"/>
        <w:rPr>
          <w:rFonts w:asciiTheme="minorHAnsi" w:hAnsiTheme="minorHAnsi"/>
          <w:color w:val="767171" w:themeColor="background2" w:themeShade="80"/>
          <w:sz w:val="21"/>
          <w:szCs w:val="15"/>
        </w:rPr>
      </w:pPr>
      <w:r>
        <w:rPr>
          <w:rStyle w:val="CommentReference"/>
        </w:rPr>
        <w:annotationRef/>
      </w:r>
      <w:r w:rsidR="00A15EAB" w:rsidRPr="00C1108A">
        <w:rPr>
          <w:rFonts w:asciiTheme="minorHAnsi" w:hAnsiTheme="minorHAnsi"/>
          <w:color w:val="767171" w:themeColor="background2" w:themeShade="80"/>
          <w:sz w:val="21"/>
          <w:szCs w:val="15"/>
        </w:rPr>
        <w:t>Here remove the statements that do not apply</w:t>
      </w:r>
      <w:r w:rsidR="00C1108A" w:rsidRPr="00C1108A">
        <w:rPr>
          <w:rFonts w:asciiTheme="minorHAnsi" w:hAnsiTheme="minorHAnsi"/>
          <w:color w:val="767171" w:themeColor="background2" w:themeShade="80"/>
          <w:sz w:val="21"/>
          <w:szCs w:val="15"/>
        </w:rPr>
        <w:t xml:space="preserve"> </w:t>
      </w:r>
      <w:r w:rsidR="00853AC8">
        <w:rPr>
          <w:rFonts w:asciiTheme="minorHAnsi" w:hAnsiTheme="minorHAnsi"/>
          <w:color w:val="767171" w:themeColor="background2" w:themeShade="80"/>
          <w:sz w:val="21"/>
          <w:szCs w:val="15"/>
        </w:rPr>
        <w:t>to</w:t>
      </w:r>
      <w:r w:rsidR="00C1108A" w:rsidRPr="00C1108A">
        <w:rPr>
          <w:rFonts w:asciiTheme="minorHAnsi" w:hAnsiTheme="minorHAnsi"/>
          <w:color w:val="767171" w:themeColor="background2" w:themeShade="80"/>
          <w:sz w:val="21"/>
          <w:szCs w:val="15"/>
        </w:rPr>
        <w:t xml:space="preserve"> your research</w:t>
      </w:r>
      <w:r w:rsidRPr="00C1108A">
        <w:rPr>
          <w:rFonts w:asciiTheme="minorHAnsi" w:hAnsiTheme="minorHAnsi"/>
          <w:color w:val="767171" w:themeColor="background2" w:themeShade="80"/>
          <w:sz w:val="21"/>
          <w:szCs w:val="15"/>
        </w:rPr>
        <w:t xml:space="preserve">. </w:t>
      </w:r>
      <w:r w:rsidR="00C1108A" w:rsidRPr="00336796">
        <w:rPr>
          <w:rFonts w:asciiTheme="minorHAnsi" w:hAnsiTheme="minorHAnsi"/>
          <w:color w:val="767171" w:themeColor="background2" w:themeShade="80"/>
          <w:sz w:val="21"/>
          <w:szCs w:val="15"/>
        </w:rPr>
        <w:t>Statement 3 can’t be removed</w:t>
      </w:r>
      <w:r w:rsidRPr="00336796">
        <w:rPr>
          <w:rFonts w:asciiTheme="minorHAnsi" w:hAnsiTheme="minorHAnsi"/>
          <w:color w:val="767171" w:themeColor="background2" w:themeShade="80"/>
          <w:sz w:val="21"/>
          <w:szCs w:val="15"/>
        </w:rPr>
        <w:t xml:space="preserve">. </w:t>
      </w:r>
      <w:r w:rsidR="00FB0CB3" w:rsidRPr="00336796">
        <w:rPr>
          <w:rFonts w:asciiTheme="minorHAnsi" w:hAnsiTheme="minorHAnsi"/>
          <w:color w:val="767171" w:themeColor="background2" w:themeShade="80"/>
          <w:sz w:val="21"/>
          <w:szCs w:val="15"/>
        </w:rPr>
        <w:t>Do you think that still a further</w:t>
      </w:r>
      <w:r w:rsidR="00271832">
        <w:rPr>
          <w:rFonts w:asciiTheme="minorHAnsi" w:hAnsiTheme="minorHAnsi"/>
          <w:color w:val="767171" w:themeColor="background2" w:themeShade="80"/>
          <w:sz w:val="21"/>
          <w:szCs w:val="15"/>
        </w:rPr>
        <w:t xml:space="preserve"> consent</w:t>
      </w:r>
      <w:r w:rsidR="00FB0CB3" w:rsidRPr="00336796">
        <w:rPr>
          <w:rFonts w:asciiTheme="minorHAnsi" w:hAnsiTheme="minorHAnsi"/>
          <w:color w:val="767171" w:themeColor="background2" w:themeShade="80"/>
          <w:sz w:val="21"/>
          <w:szCs w:val="15"/>
        </w:rPr>
        <w:t xml:space="preserve"> is required </w:t>
      </w:r>
      <w:r w:rsidR="00336796" w:rsidRPr="00336796">
        <w:rPr>
          <w:rFonts w:asciiTheme="minorHAnsi" w:hAnsiTheme="minorHAnsi"/>
          <w:color w:val="767171" w:themeColor="background2" w:themeShade="80"/>
          <w:sz w:val="21"/>
          <w:szCs w:val="15"/>
        </w:rPr>
        <w:t>for your research</w:t>
      </w:r>
      <w:r w:rsidRPr="00336796">
        <w:rPr>
          <w:rFonts w:asciiTheme="minorHAnsi" w:hAnsiTheme="minorHAnsi"/>
          <w:color w:val="767171" w:themeColor="background2" w:themeShade="80"/>
          <w:sz w:val="21"/>
          <w:szCs w:val="15"/>
        </w:rPr>
        <w:t xml:space="preserve">? </w:t>
      </w:r>
      <w:r w:rsidR="0002767D" w:rsidRPr="00F05C99">
        <w:rPr>
          <w:rFonts w:asciiTheme="minorHAnsi" w:hAnsiTheme="minorHAnsi"/>
          <w:color w:val="767171" w:themeColor="background2" w:themeShade="80"/>
          <w:sz w:val="21"/>
          <w:szCs w:val="15"/>
        </w:rPr>
        <w:t>Then please contact th</w:t>
      </w:r>
      <w:r w:rsidRPr="00F05C99">
        <w:rPr>
          <w:rFonts w:asciiTheme="minorHAnsi" w:hAnsiTheme="minorHAnsi"/>
          <w:color w:val="767171" w:themeColor="background2" w:themeShade="80"/>
          <w:sz w:val="21"/>
          <w:szCs w:val="15"/>
        </w:rPr>
        <w:t xml:space="preserve">e </w:t>
      </w:r>
      <w:hyperlink r:id="rId5" w:history="1">
        <w:r w:rsidRPr="005F1B25">
          <w:rPr>
            <w:rStyle w:val="Hyperlink"/>
            <w:rFonts w:asciiTheme="minorHAnsi" w:hAnsiTheme="minorHAnsi"/>
            <w:sz w:val="21"/>
            <w:szCs w:val="15"/>
          </w:rPr>
          <w:t xml:space="preserve">data steward </w:t>
        </w:r>
        <w:r w:rsidR="0002767D" w:rsidRPr="005F1B25">
          <w:rPr>
            <w:rStyle w:val="Hyperlink"/>
            <w:rFonts w:asciiTheme="minorHAnsi" w:hAnsiTheme="minorHAnsi"/>
            <w:sz w:val="21"/>
            <w:szCs w:val="15"/>
          </w:rPr>
          <w:t>of your departmen</w:t>
        </w:r>
        <w:r w:rsidRPr="005F1B25">
          <w:rPr>
            <w:rStyle w:val="Hyperlink"/>
            <w:rFonts w:asciiTheme="minorHAnsi" w:hAnsiTheme="minorHAnsi"/>
            <w:sz w:val="21"/>
            <w:szCs w:val="15"/>
          </w:rPr>
          <w:t>t</w:t>
        </w:r>
      </w:hyperlink>
      <w:r w:rsidRPr="00F05C99">
        <w:rPr>
          <w:rFonts w:asciiTheme="minorHAnsi" w:hAnsiTheme="minorHAnsi"/>
          <w:color w:val="767171" w:themeColor="background2" w:themeShade="80"/>
          <w:sz w:val="21"/>
          <w:szCs w:val="15"/>
        </w:rPr>
        <w:t>.</w:t>
      </w:r>
    </w:p>
    <w:p w14:paraId="49957562" w14:textId="77777777" w:rsidR="00AE3EA0" w:rsidRPr="00F05C99" w:rsidRDefault="00AE3EA0" w:rsidP="00AE3EA0">
      <w:pPr>
        <w:jc w:val="center"/>
        <w:rPr>
          <w:rFonts w:asciiTheme="minorHAnsi" w:hAnsiTheme="minorHAnsi"/>
          <w:color w:val="767171" w:themeColor="background2" w:themeShade="80"/>
          <w:sz w:val="21"/>
          <w:szCs w:val="15"/>
        </w:rPr>
      </w:pPr>
    </w:p>
    <w:p w14:paraId="4F43D144" w14:textId="035CDFF0" w:rsidR="00843BC6" w:rsidRPr="007C6D47" w:rsidRDefault="009630DE" w:rsidP="00F92C82">
      <w:pPr>
        <w:jc w:val="center"/>
        <w:rPr>
          <w:rFonts w:asciiTheme="minorHAnsi" w:hAnsiTheme="minorHAnsi"/>
          <w:color w:val="767171" w:themeColor="background2" w:themeShade="80"/>
          <w:sz w:val="21"/>
          <w:szCs w:val="15"/>
        </w:rPr>
      </w:pPr>
      <w:r w:rsidRPr="007C6D47">
        <w:rPr>
          <w:rFonts w:asciiTheme="minorHAnsi" w:hAnsiTheme="minorHAnsi"/>
          <w:color w:val="767171" w:themeColor="background2" w:themeShade="80"/>
          <w:sz w:val="21"/>
          <w:szCs w:val="15"/>
        </w:rPr>
        <w:t xml:space="preserve">If </w:t>
      </w:r>
      <w:r w:rsidR="00E636D8" w:rsidRPr="007C6D47">
        <w:rPr>
          <w:rFonts w:asciiTheme="minorHAnsi" w:hAnsiTheme="minorHAnsi"/>
          <w:color w:val="767171" w:themeColor="background2" w:themeShade="80"/>
          <w:sz w:val="21"/>
          <w:szCs w:val="15"/>
        </w:rPr>
        <w:t xml:space="preserve">for taking part in the research </w:t>
      </w:r>
      <w:r w:rsidR="00824B55">
        <w:rPr>
          <w:rFonts w:asciiTheme="minorHAnsi" w:hAnsiTheme="minorHAnsi"/>
          <w:color w:val="767171" w:themeColor="background2" w:themeShade="80"/>
          <w:sz w:val="21"/>
          <w:szCs w:val="15"/>
        </w:rPr>
        <w:t>consent</w:t>
      </w:r>
      <w:r w:rsidRPr="007C6D47">
        <w:rPr>
          <w:rFonts w:asciiTheme="minorHAnsi" w:hAnsiTheme="minorHAnsi"/>
          <w:color w:val="767171" w:themeColor="background2" w:themeShade="80"/>
          <w:sz w:val="21"/>
          <w:szCs w:val="15"/>
        </w:rPr>
        <w:t xml:space="preserve"> is required for</w:t>
      </w:r>
      <w:r w:rsidR="00E636D8" w:rsidRPr="007C6D47">
        <w:rPr>
          <w:rFonts w:asciiTheme="minorHAnsi" w:hAnsiTheme="minorHAnsi"/>
          <w:color w:val="767171" w:themeColor="background2" w:themeShade="80"/>
          <w:sz w:val="21"/>
          <w:szCs w:val="15"/>
        </w:rPr>
        <w:t xml:space="preserve"> several statement</w:t>
      </w:r>
      <w:r w:rsidR="00271832">
        <w:rPr>
          <w:rFonts w:asciiTheme="minorHAnsi" w:hAnsiTheme="minorHAnsi"/>
          <w:color w:val="767171" w:themeColor="background2" w:themeShade="80"/>
          <w:sz w:val="21"/>
          <w:szCs w:val="15"/>
        </w:rPr>
        <w:t>s</w:t>
      </w:r>
      <w:r w:rsidR="00C96B1F" w:rsidRPr="007C6D47">
        <w:rPr>
          <w:rFonts w:asciiTheme="minorHAnsi" w:hAnsiTheme="minorHAnsi"/>
          <w:color w:val="767171" w:themeColor="background2" w:themeShade="80"/>
          <w:sz w:val="21"/>
          <w:szCs w:val="15"/>
        </w:rPr>
        <w:t>, you can list these statements together (just like statement</w:t>
      </w:r>
      <w:r w:rsidR="00271832">
        <w:rPr>
          <w:rFonts w:asciiTheme="minorHAnsi" w:hAnsiTheme="minorHAnsi"/>
          <w:color w:val="767171" w:themeColor="background2" w:themeShade="80"/>
          <w:sz w:val="21"/>
          <w:szCs w:val="15"/>
        </w:rPr>
        <w:t>s</w:t>
      </w:r>
      <w:r w:rsidR="00C96B1F" w:rsidRPr="007C6D47">
        <w:rPr>
          <w:rFonts w:asciiTheme="minorHAnsi" w:hAnsiTheme="minorHAnsi"/>
          <w:color w:val="767171" w:themeColor="background2" w:themeShade="80"/>
          <w:sz w:val="21"/>
          <w:szCs w:val="15"/>
        </w:rPr>
        <w:t xml:space="preserve"> 1 and 2) </w:t>
      </w:r>
      <w:r w:rsidR="00884CFF" w:rsidRPr="007C6D47">
        <w:rPr>
          <w:rFonts w:asciiTheme="minorHAnsi" w:hAnsiTheme="minorHAnsi"/>
          <w:color w:val="767171" w:themeColor="background2" w:themeShade="80"/>
          <w:sz w:val="21"/>
          <w:szCs w:val="15"/>
        </w:rPr>
        <w:t xml:space="preserve">and below that offer the yes/no option </w:t>
      </w:r>
      <w:r w:rsidR="007C6D47" w:rsidRPr="007C6D47">
        <w:rPr>
          <w:rFonts w:asciiTheme="minorHAnsi" w:hAnsiTheme="minorHAnsi"/>
          <w:color w:val="767171" w:themeColor="background2" w:themeShade="80"/>
          <w:sz w:val="21"/>
          <w:szCs w:val="15"/>
        </w:rPr>
        <w:t>once.</w:t>
      </w:r>
    </w:p>
  </w:comment>
  <w:comment w:id="72" w:author="Privacyteam TU/e" w:date="2022-04-12T05:05:00Z" w:initials="PT">
    <w:p w14:paraId="13B8FFEF" w14:textId="59F083F6" w:rsidR="006447F7" w:rsidRPr="00F05C99" w:rsidRDefault="006447F7" w:rsidP="006447F7">
      <w:pPr>
        <w:jc w:val="center"/>
        <w:rPr>
          <w:rFonts w:asciiTheme="minorHAnsi" w:hAnsiTheme="minorHAnsi"/>
          <w:color w:val="767171" w:themeColor="background2" w:themeShade="80"/>
          <w:sz w:val="21"/>
          <w:szCs w:val="15"/>
        </w:rPr>
      </w:pPr>
      <w:r>
        <w:rPr>
          <w:rStyle w:val="CommentReference"/>
        </w:rPr>
        <w:annotationRef/>
      </w:r>
      <w:r w:rsidR="001007DF" w:rsidRPr="001007DF">
        <w:rPr>
          <w:rFonts w:asciiTheme="minorHAnsi" w:hAnsiTheme="minorHAnsi"/>
          <w:color w:val="767171" w:themeColor="background2" w:themeShade="80"/>
          <w:sz w:val="21"/>
          <w:szCs w:val="15"/>
        </w:rPr>
        <w:t>Here remove the statements that do not apply to your research</w:t>
      </w:r>
      <w:r w:rsidRPr="001007DF">
        <w:rPr>
          <w:rFonts w:asciiTheme="minorHAnsi" w:hAnsiTheme="minorHAnsi"/>
          <w:color w:val="767171" w:themeColor="background2" w:themeShade="80"/>
          <w:sz w:val="21"/>
          <w:szCs w:val="15"/>
        </w:rPr>
        <w:t xml:space="preserve">. </w:t>
      </w:r>
      <w:r w:rsidR="001007DF" w:rsidRPr="00860FAB">
        <w:rPr>
          <w:rFonts w:asciiTheme="minorHAnsi" w:hAnsiTheme="minorHAnsi"/>
          <w:color w:val="767171" w:themeColor="background2" w:themeShade="80"/>
          <w:sz w:val="21"/>
          <w:szCs w:val="15"/>
        </w:rPr>
        <w:t>Statement 3 can’t be removed</w:t>
      </w:r>
      <w:r w:rsidRPr="00860FAB">
        <w:rPr>
          <w:rFonts w:asciiTheme="minorHAnsi" w:hAnsiTheme="minorHAnsi"/>
          <w:color w:val="767171" w:themeColor="background2" w:themeShade="80"/>
          <w:sz w:val="21"/>
          <w:szCs w:val="15"/>
        </w:rPr>
        <w:t xml:space="preserve">. </w:t>
      </w:r>
      <w:r w:rsidR="00B527F1" w:rsidRPr="00860FAB">
        <w:rPr>
          <w:rFonts w:asciiTheme="minorHAnsi" w:hAnsiTheme="minorHAnsi"/>
          <w:color w:val="767171" w:themeColor="background2" w:themeShade="80"/>
          <w:sz w:val="21"/>
          <w:szCs w:val="15"/>
        </w:rPr>
        <w:t xml:space="preserve">Do you think that still another </w:t>
      </w:r>
      <w:r w:rsidR="002A691B">
        <w:rPr>
          <w:rFonts w:asciiTheme="minorHAnsi" w:hAnsiTheme="minorHAnsi"/>
          <w:color w:val="767171" w:themeColor="background2" w:themeShade="80"/>
          <w:sz w:val="21"/>
          <w:szCs w:val="15"/>
        </w:rPr>
        <w:t>consent</w:t>
      </w:r>
      <w:r w:rsidR="00B527F1" w:rsidRPr="00860FAB">
        <w:rPr>
          <w:rFonts w:asciiTheme="minorHAnsi" w:hAnsiTheme="minorHAnsi"/>
          <w:color w:val="767171" w:themeColor="background2" w:themeShade="80"/>
          <w:sz w:val="21"/>
          <w:szCs w:val="15"/>
        </w:rPr>
        <w:t xml:space="preserve"> is required for your research project</w:t>
      </w:r>
      <w:r w:rsidRPr="00860FAB">
        <w:rPr>
          <w:rFonts w:asciiTheme="minorHAnsi" w:hAnsiTheme="minorHAnsi"/>
          <w:color w:val="767171" w:themeColor="background2" w:themeShade="80"/>
          <w:sz w:val="21"/>
          <w:szCs w:val="15"/>
        </w:rPr>
        <w:t xml:space="preserve">? </w:t>
      </w:r>
      <w:r w:rsidR="00860FAB" w:rsidRPr="00F05C99">
        <w:rPr>
          <w:rFonts w:asciiTheme="minorHAnsi" w:hAnsiTheme="minorHAnsi"/>
          <w:color w:val="767171" w:themeColor="background2" w:themeShade="80"/>
          <w:sz w:val="21"/>
          <w:szCs w:val="15"/>
        </w:rPr>
        <w:t>Then please contact the</w:t>
      </w:r>
      <w:r w:rsidRPr="00F05C99">
        <w:rPr>
          <w:rFonts w:asciiTheme="minorHAnsi" w:hAnsiTheme="minorHAnsi"/>
          <w:color w:val="767171" w:themeColor="background2" w:themeShade="80"/>
          <w:sz w:val="21"/>
          <w:szCs w:val="15"/>
        </w:rPr>
        <w:t xml:space="preserve"> </w:t>
      </w:r>
      <w:hyperlink r:id="rId6" w:history="1">
        <w:r w:rsidRPr="005F1B25">
          <w:rPr>
            <w:rStyle w:val="Hyperlink"/>
            <w:rFonts w:asciiTheme="minorHAnsi" w:hAnsiTheme="minorHAnsi"/>
            <w:sz w:val="21"/>
            <w:szCs w:val="15"/>
          </w:rPr>
          <w:t xml:space="preserve">data steward </w:t>
        </w:r>
        <w:r w:rsidR="00860FAB" w:rsidRPr="005F1B25">
          <w:rPr>
            <w:rStyle w:val="Hyperlink"/>
            <w:rFonts w:asciiTheme="minorHAnsi" w:hAnsiTheme="minorHAnsi"/>
            <w:sz w:val="21"/>
            <w:szCs w:val="15"/>
          </w:rPr>
          <w:t>of your departmen</w:t>
        </w:r>
        <w:r w:rsidRPr="005F1B25">
          <w:rPr>
            <w:rStyle w:val="Hyperlink"/>
            <w:rFonts w:asciiTheme="minorHAnsi" w:hAnsiTheme="minorHAnsi"/>
            <w:sz w:val="21"/>
            <w:szCs w:val="15"/>
          </w:rPr>
          <w:t>t</w:t>
        </w:r>
      </w:hyperlink>
      <w:r w:rsidRPr="00F05C99">
        <w:rPr>
          <w:rFonts w:asciiTheme="minorHAnsi" w:hAnsiTheme="minorHAnsi"/>
          <w:color w:val="767171" w:themeColor="background2" w:themeShade="80"/>
          <w:sz w:val="21"/>
          <w:szCs w:val="15"/>
        </w:rPr>
        <w:t>.</w:t>
      </w:r>
    </w:p>
    <w:p w14:paraId="3B3F207C" w14:textId="77777777" w:rsidR="006447F7" w:rsidRPr="00F05C99" w:rsidRDefault="006447F7" w:rsidP="006447F7">
      <w:pPr>
        <w:jc w:val="center"/>
        <w:rPr>
          <w:rFonts w:asciiTheme="minorHAnsi" w:hAnsiTheme="minorHAnsi"/>
          <w:color w:val="767171" w:themeColor="background2" w:themeShade="80"/>
          <w:sz w:val="21"/>
          <w:szCs w:val="15"/>
        </w:rPr>
      </w:pPr>
    </w:p>
    <w:p w14:paraId="7FCE096A" w14:textId="604703E8" w:rsidR="006447F7" w:rsidRPr="000E0ABA" w:rsidRDefault="000037F3" w:rsidP="006447F7">
      <w:pPr>
        <w:jc w:val="center"/>
        <w:rPr>
          <w:rFonts w:asciiTheme="minorHAnsi" w:hAnsiTheme="minorHAnsi"/>
          <w:color w:val="767171" w:themeColor="background2" w:themeShade="80"/>
          <w:sz w:val="21"/>
          <w:szCs w:val="15"/>
        </w:rPr>
      </w:pPr>
      <w:r w:rsidRPr="000E0ABA">
        <w:rPr>
          <w:rFonts w:asciiTheme="minorHAnsi" w:hAnsiTheme="minorHAnsi"/>
          <w:color w:val="767171" w:themeColor="background2" w:themeShade="80"/>
          <w:sz w:val="21"/>
          <w:szCs w:val="15"/>
        </w:rPr>
        <w:t xml:space="preserve">If </w:t>
      </w:r>
      <w:r w:rsidR="002A691B">
        <w:rPr>
          <w:rFonts w:asciiTheme="minorHAnsi" w:hAnsiTheme="minorHAnsi"/>
          <w:color w:val="767171" w:themeColor="background2" w:themeShade="80"/>
          <w:sz w:val="21"/>
          <w:szCs w:val="15"/>
        </w:rPr>
        <w:t>consent</w:t>
      </w:r>
      <w:r w:rsidRPr="000E0ABA">
        <w:rPr>
          <w:rFonts w:asciiTheme="minorHAnsi" w:hAnsiTheme="minorHAnsi"/>
          <w:color w:val="767171" w:themeColor="background2" w:themeShade="80"/>
          <w:sz w:val="21"/>
          <w:szCs w:val="15"/>
        </w:rPr>
        <w:t xml:space="preserve"> is required for several statements</w:t>
      </w:r>
      <w:r w:rsidR="00DF1BE1" w:rsidRPr="000E0ABA">
        <w:rPr>
          <w:rFonts w:asciiTheme="minorHAnsi" w:hAnsiTheme="minorHAnsi"/>
          <w:color w:val="767171" w:themeColor="background2" w:themeShade="80"/>
          <w:sz w:val="21"/>
          <w:szCs w:val="15"/>
        </w:rPr>
        <w:t xml:space="preserve"> for taking part in the research, you can list these statements together (like statements 1 and 2) and</w:t>
      </w:r>
      <w:r w:rsidR="00C91267" w:rsidRPr="000E0ABA">
        <w:rPr>
          <w:rFonts w:asciiTheme="minorHAnsi" w:hAnsiTheme="minorHAnsi"/>
          <w:color w:val="767171" w:themeColor="background2" w:themeShade="80"/>
          <w:sz w:val="21"/>
          <w:szCs w:val="15"/>
        </w:rPr>
        <w:t xml:space="preserve"> </w:t>
      </w:r>
      <w:r w:rsidR="000E0ABA" w:rsidRPr="000E0ABA">
        <w:rPr>
          <w:rFonts w:asciiTheme="minorHAnsi" w:hAnsiTheme="minorHAnsi"/>
          <w:color w:val="767171" w:themeColor="background2" w:themeShade="80"/>
          <w:sz w:val="21"/>
          <w:szCs w:val="15"/>
        </w:rPr>
        <w:t xml:space="preserve">below that </w:t>
      </w:r>
      <w:r w:rsidR="00C91267" w:rsidRPr="000E0ABA">
        <w:rPr>
          <w:rFonts w:asciiTheme="minorHAnsi" w:hAnsiTheme="minorHAnsi"/>
          <w:color w:val="767171" w:themeColor="background2" w:themeShade="80"/>
          <w:sz w:val="21"/>
          <w:szCs w:val="15"/>
        </w:rPr>
        <w:t>offer the yes/no option</w:t>
      </w:r>
      <w:r w:rsidR="000E0ABA" w:rsidRPr="000E0ABA">
        <w:rPr>
          <w:rFonts w:asciiTheme="minorHAnsi" w:hAnsiTheme="minorHAnsi"/>
          <w:color w:val="767171" w:themeColor="background2" w:themeShade="80"/>
          <w:sz w:val="21"/>
          <w:szCs w:val="15"/>
        </w:rPr>
        <w:t xml:space="preserve"> once</w:t>
      </w:r>
    </w:p>
  </w:comment>
  <w:comment w:id="74" w:author="Privacyteam TU/e" w:date="2022-04-14T01:34:00Z" w:initials="PT">
    <w:p w14:paraId="5A73196A" w14:textId="77777777" w:rsidR="00B36528" w:rsidRDefault="008D16DE" w:rsidP="00B36528">
      <w:pPr>
        <w:pStyle w:val="CommentText"/>
      </w:pPr>
      <w:r>
        <w:rPr>
          <w:rStyle w:val="CommentReference"/>
        </w:rPr>
        <w:annotationRef/>
      </w:r>
      <w:r w:rsidR="00B36528">
        <w:t xml:space="preserve">If the child is aged between 12 and 16 it will also sign itself, beside both custodial parents. If the child is aged below 12, only both custodial parents sign. </w:t>
      </w:r>
      <w:r w:rsidR="00B36528">
        <w:rPr>
          <w:lang w:val="nl-NL"/>
        </w:rPr>
        <w:t>You can then delete the part marked yellow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CF6DA4" w15:done="0"/>
  <w15:commentEx w15:paraId="05EFF7AB" w15:done="0"/>
  <w15:commentEx w15:paraId="39414BC2" w15:done="0"/>
  <w15:commentEx w15:paraId="142C4778" w15:done="0"/>
  <w15:commentEx w15:paraId="4016BB7E" w15:done="0"/>
  <w15:commentEx w15:paraId="4323A4EB" w15:done="0"/>
  <w15:commentEx w15:paraId="4F43D144" w15:done="0"/>
  <w15:commentEx w15:paraId="7FCE096A" w15:done="0"/>
  <w15:commentEx w15:paraId="5A7319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2F8DF5" w16cex:dateUtc="2022-04-06T10:02:00Z"/>
  <w16cex:commentExtensible w16cex:durableId="078D0421" w16cex:dateUtc="2022-04-26T13:06:00Z"/>
  <w16cex:commentExtensible w16cex:durableId="107474E6" w16cex:dateUtc="2022-04-13T12:16:00Z"/>
  <w16cex:commentExtensible w16cex:durableId="4B427926" w16cex:dateUtc="2022-04-12T09:39:00Z"/>
  <w16cex:commentExtensible w16cex:durableId="1FCAE772" w16cex:dateUtc="2022-04-13T12:52:00Z"/>
  <w16cex:commentExtensible w16cex:durableId="260005B6" w16cex:dateUtc="2022-04-12T12:05:00Z"/>
  <w16cex:commentExtensible w16cex:durableId="260006E0" w16cex:dateUtc="2022-04-12T12:05:00Z"/>
  <w16cex:commentExtensible w16cex:durableId="26027753" w16cex:dateUtc="2022-04-14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CF6DA4" w16cid:durableId="262F8DF5"/>
  <w16cid:commentId w16cid:paraId="05EFF7AB" w16cid:durableId="078D0421"/>
  <w16cid:commentId w16cid:paraId="39414BC2" w16cid:durableId="107474E6"/>
  <w16cid:commentId w16cid:paraId="142C4778" w16cid:durableId="4B427926"/>
  <w16cid:commentId w16cid:paraId="4016BB7E" w16cid:durableId="1FCAE772"/>
  <w16cid:commentId w16cid:paraId="4323A4EB" w16cid:durableId="66A61DEF"/>
  <w16cid:commentId w16cid:paraId="4F43D144" w16cid:durableId="260005B6"/>
  <w16cid:commentId w16cid:paraId="7FCE096A" w16cid:durableId="260006E0"/>
  <w16cid:commentId w16cid:paraId="5A73196A" w16cid:durableId="260277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4918" w14:textId="77777777" w:rsidR="00487B1D" w:rsidRDefault="00487B1D" w:rsidP="009C16D1">
      <w:r>
        <w:separator/>
      </w:r>
    </w:p>
  </w:endnote>
  <w:endnote w:type="continuationSeparator" w:id="0">
    <w:p w14:paraId="2F9EF180" w14:textId="77777777" w:rsidR="00487B1D" w:rsidRDefault="00487B1D" w:rsidP="009C16D1">
      <w:r>
        <w:continuationSeparator/>
      </w:r>
    </w:p>
  </w:endnote>
  <w:endnote w:type="continuationNotice" w:id="1">
    <w:p w14:paraId="3E0765EC" w14:textId="77777777" w:rsidR="00487B1D" w:rsidRDefault="00487B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074B" w14:textId="6E008CE9" w:rsidR="00E94BAC" w:rsidRPr="00D23F59" w:rsidRDefault="00E94BAC" w:rsidP="00E94BAC">
    <w:pPr>
      <w:pStyle w:val="Footer"/>
      <w:rPr>
        <w:lang w:val="en-US"/>
      </w:rPr>
    </w:pPr>
  </w:p>
  <w:p w14:paraId="45164B48" w14:textId="1892F96B" w:rsidR="0083320A" w:rsidRPr="0082731E" w:rsidRDefault="00E267DE" w:rsidP="0083320A">
    <w:pPr>
      <w:pStyle w:val="Footer"/>
      <w:rPr>
        <w:i/>
        <w:iCs/>
        <w:color w:val="808080" w:themeColor="background1" w:themeShade="80"/>
        <w:sz w:val="20"/>
        <w:szCs w:val="20"/>
        <w:lang w:val="en-US"/>
      </w:rPr>
    </w:pPr>
    <w:r>
      <w:rPr>
        <w:i/>
        <w:iCs/>
        <w:color w:val="808080" w:themeColor="background1" w:themeShade="80"/>
        <w:sz w:val="20"/>
        <w:szCs w:val="20"/>
        <w:lang w:val="en-US"/>
      </w:rPr>
      <w:t>Consent</w:t>
    </w:r>
    <w:r w:rsidR="0083320A">
      <w:rPr>
        <w:i/>
        <w:iCs/>
        <w:color w:val="808080" w:themeColor="background1" w:themeShade="80"/>
        <w:sz w:val="20"/>
        <w:szCs w:val="20"/>
        <w:lang w:val="en-US"/>
      </w:rPr>
      <w:t xml:space="preserve"> </w:t>
    </w:r>
    <w:r w:rsidR="0083320A" w:rsidRPr="0082731E">
      <w:rPr>
        <w:i/>
        <w:iCs/>
        <w:color w:val="808080" w:themeColor="background1" w:themeShade="80"/>
        <w:sz w:val="20"/>
        <w:szCs w:val="20"/>
        <w:lang w:val="en-US"/>
      </w:rPr>
      <w:t>form</w:t>
    </w:r>
    <w:r w:rsidR="00683863">
      <w:rPr>
        <w:i/>
        <w:iCs/>
        <w:color w:val="808080" w:themeColor="background1" w:themeShade="80"/>
        <w:sz w:val="20"/>
        <w:szCs w:val="20"/>
        <w:lang w:val="en-US"/>
      </w:rPr>
      <w:t xml:space="preserve"> LR</w:t>
    </w:r>
    <w:r w:rsidR="0083320A" w:rsidRPr="0082731E">
      <w:rPr>
        <w:i/>
        <w:iCs/>
        <w:color w:val="808080" w:themeColor="background1" w:themeShade="80"/>
        <w:sz w:val="20"/>
        <w:szCs w:val="20"/>
        <w:lang w:val="en-US"/>
      </w:rPr>
      <w:t xml:space="preserve"> – Version </w:t>
    </w:r>
    <w:r w:rsidR="0083320A">
      <w:rPr>
        <w:i/>
        <w:iCs/>
        <w:color w:val="808080" w:themeColor="background1" w:themeShade="80"/>
        <w:sz w:val="20"/>
        <w:szCs w:val="20"/>
        <w:lang w:val="en-US"/>
      </w:rPr>
      <w:t>2</w:t>
    </w:r>
    <w:r w:rsidR="0083320A" w:rsidRPr="0082731E">
      <w:rPr>
        <w:i/>
        <w:iCs/>
        <w:color w:val="808080" w:themeColor="background1" w:themeShade="80"/>
        <w:sz w:val="20"/>
        <w:szCs w:val="20"/>
        <w:lang w:val="en-US"/>
      </w:rPr>
      <w:t>.</w:t>
    </w:r>
    <w:r w:rsidR="00916191">
      <w:rPr>
        <w:i/>
        <w:iCs/>
        <w:color w:val="808080" w:themeColor="background1" w:themeShade="80"/>
        <w:sz w:val="20"/>
        <w:szCs w:val="20"/>
        <w:lang w:val="en-US"/>
      </w:rPr>
      <w:t>3</w:t>
    </w:r>
    <w:r w:rsidR="0083320A" w:rsidRPr="0082731E">
      <w:rPr>
        <w:i/>
        <w:iCs/>
        <w:color w:val="808080" w:themeColor="background1" w:themeShade="80"/>
        <w:sz w:val="20"/>
        <w:szCs w:val="20"/>
        <w:lang w:val="en-US"/>
      </w:rPr>
      <w:t xml:space="preserve"> – </w:t>
    </w:r>
    <w:r w:rsidR="00916191">
      <w:rPr>
        <w:i/>
        <w:iCs/>
        <w:color w:val="808080" w:themeColor="background1" w:themeShade="80"/>
        <w:sz w:val="20"/>
        <w:szCs w:val="20"/>
        <w:lang w:val="en-US"/>
      </w:rPr>
      <w:t>August</w:t>
    </w:r>
    <w:r w:rsidR="005E6359">
      <w:rPr>
        <w:i/>
        <w:iCs/>
        <w:color w:val="808080" w:themeColor="background1" w:themeShade="80"/>
        <w:sz w:val="20"/>
        <w:szCs w:val="20"/>
        <w:lang w:val="en-US"/>
      </w:rPr>
      <w:t xml:space="preserve"> 2024</w:t>
    </w:r>
  </w:p>
  <w:p w14:paraId="08F18FC1" w14:textId="77777777" w:rsidR="00E94BAC" w:rsidRPr="005E6359" w:rsidRDefault="00E94BAC">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2020" w14:textId="3791455E" w:rsidR="00FC2604" w:rsidRPr="0082731E" w:rsidRDefault="007B26CF">
    <w:pPr>
      <w:pStyle w:val="Footer"/>
      <w:rPr>
        <w:i/>
        <w:iCs/>
        <w:color w:val="808080" w:themeColor="background1" w:themeShade="80"/>
        <w:sz w:val="20"/>
        <w:szCs w:val="20"/>
        <w:lang w:val="en-US"/>
      </w:rPr>
    </w:pPr>
    <w:r>
      <w:rPr>
        <w:i/>
        <w:iCs/>
        <w:color w:val="808080" w:themeColor="background1" w:themeShade="80"/>
        <w:sz w:val="20"/>
        <w:szCs w:val="20"/>
        <w:lang w:val="en-US"/>
      </w:rPr>
      <w:t>Consent</w:t>
    </w:r>
    <w:r w:rsidR="0082731E" w:rsidRPr="0082731E">
      <w:rPr>
        <w:i/>
        <w:iCs/>
        <w:color w:val="808080" w:themeColor="background1" w:themeShade="80"/>
        <w:sz w:val="20"/>
        <w:szCs w:val="20"/>
        <w:lang w:val="en-US"/>
      </w:rPr>
      <w:t xml:space="preserve"> form</w:t>
    </w:r>
    <w:r w:rsidR="00FD1232">
      <w:rPr>
        <w:i/>
        <w:iCs/>
        <w:color w:val="808080" w:themeColor="background1" w:themeShade="80"/>
        <w:sz w:val="20"/>
        <w:szCs w:val="20"/>
        <w:lang w:val="en-US"/>
      </w:rPr>
      <w:t xml:space="preserve"> </w:t>
    </w:r>
    <w:r>
      <w:rPr>
        <w:i/>
        <w:iCs/>
        <w:color w:val="808080" w:themeColor="background1" w:themeShade="80"/>
        <w:sz w:val="20"/>
        <w:szCs w:val="20"/>
        <w:lang w:val="en-US"/>
      </w:rPr>
      <w:t xml:space="preserve">LR </w:t>
    </w:r>
    <w:r w:rsidR="0082731E" w:rsidRPr="0082731E">
      <w:rPr>
        <w:i/>
        <w:iCs/>
        <w:color w:val="808080" w:themeColor="background1" w:themeShade="80"/>
        <w:sz w:val="20"/>
        <w:szCs w:val="20"/>
        <w:lang w:val="en-US"/>
      </w:rPr>
      <w:t xml:space="preserve">– </w:t>
    </w:r>
    <w:r w:rsidR="00FC2604" w:rsidRPr="0082731E">
      <w:rPr>
        <w:i/>
        <w:iCs/>
        <w:color w:val="808080" w:themeColor="background1" w:themeShade="80"/>
        <w:sz w:val="20"/>
        <w:szCs w:val="20"/>
        <w:lang w:val="en-US"/>
      </w:rPr>
      <w:t>Versi</w:t>
    </w:r>
    <w:r w:rsidR="0082731E" w:rsidRPr="0082731E">
      <w:rPr>
        <w:i/>
        <w:iCs/>
        <w:color w:val="808080" w:themeColor="background1" w:themeShade="80"/>
        <w:sz w:val="20"/>
        <w:szCs w:val="20"/>
        <w:lang w:val="en-US"/>
      </w:rPr>
      <w:t>on</w:t>
    </w:r>
    <w:r w:rsidR="00FC2604" w:rsidRPr="0082731E">
      <w:rPr>
        <w:i/>
        <w:iCs/>
        <w:color w:val="808080" w:themeColor="background1" w:themeShade="80"/>
        <w:sz w:val="20"/>
        <w:szCs w:val="20"/>
        <w:lang w:val="en-US"/>
      </w:rPr>
      <w:t xml:space="preserve"> </w:t>
    </w:r>
    <w:r w:rsidR="005455F0">
      <w:rPr>
        <w:i/>
        <w:iCs/>
        <w:color w:val="808080" w:themeColor="background1" w:themeShade="80"/>
        <w:sz w:val="20"/>
        <w:szCs w:val="20"/>
        <w:lang w:val="en-US"/>
      </w:rPr>
      <w:t>2</w:t>
    </w:r>
    <w:r w:rsidR="00FC2604" w:rsidRPr="0082731E">
      <w:rPr>
        <w:i/>
        <w:iCs/>
        <w:color w:val="808080" w:themeColor="background1" w:themeShade="80"/>
        <w:sz w:val="20"/>
        <w:szCs w:val="20"/>
        <w:lang w:val="en-US"/>
      </w:rPr>
      <w:t>.</w:t>
    </w:r>
    <w:r w:rsidR="00916191">
      <w:rPr>
        <w:i/>
        <w:iCs/>
        <w:color w:val="808080" w:themeColor="background1" w:themeShade="80"/>
        <w:sz w:val="20"/>
        <w:szCs w:val="20"/>
        <w:lang w:val="en-US"/>
      </w:rPr>
      <w:t>3</w:t>
    </w:r>
    <w:r w:rsidR="00FC2604" w:rsidRPr="0082731E">
      <w:rPr>
        <w:i/>
        <w:iCs/>
        <w:color w:val="808080" w:themeColor="background1" w:themeShade="80"/>
        <w:sz w:val="20"/>
        <w:szCs w:val="20"/>
        <w:lang w:val="en-US"/>
      </w:rPr>
      <w:t xml:space="preserve"> –</w:t>
    </w:r>
    <w:r w:rsidR="00E33AFC" w:rsidRPr="0082731E">
      <w:rPr>
        <w:i/>
        <w:iCs/>
        <w:color w:val="808080" w:themeColor="background1" w:themeShade="80"/>
        <w:sz w:val="20"/>
        <w:szCs w:val="20"/>
        <w:lang w:val="en-US"/>
      </w:rPr>
      <w:t xml:space="preserve"> </w:t>
    </w:r>
    <w:r w:rsidR="001B6244">
      <w:rPr>
        <w:i/>
        <w:iCs/>
        <w:color w:val="808080" w:themeColor="background1" w:themeShade="80"/>
        <w:sz w:val="20"/>
        <w:szCs w:val="20"/>
        <w:lang w:val="en-US"/>
      </w:rPr>
      <w:t>August</w:t>
    </w:r>
    <w:r w:rsidR="00FD1232">
      <w:rPr>
        <w:i/>
        <w:iCs/>
        <w:color w:val="808080" w:themeColor="background1" w:themeShade="80"/>
        <w:sz w:val="20"/>
        <w:szCs w:val="20"/>
        <w:lang w:val="en-US"/>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A722" w14:textId="77777777" w:rsidR="00487B1D" w:rsidRDefault="00487B1D" w:rsidP="009C16D1">
      <w:r>
        <w:separator/>
      </w:r>
    </w:p>
  </w:footnote>
  <w:footnote w:type="continuationSeparator" w:id="0">
    <w:p w14:paraId="1B1E3FED" w14:textId="77777777" w:rsidR="00487B1D" w:rsidRDefault="00487B1D" w:rsidP="009C16D1">
      <w:r>
        <w:continuationSeparator/>
      </w:r>
    </w:p>
  </w:footnote>
  <w:footnote w:type="continuationNotice" w:id="1">
    <w:p w14:paraId="44FF0078" w14:textId="77777777" w:rsidR="00487B1D" w:rsidRDefault="00487B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D073" w14:textId="0963CB22" w:rsidR="00032644" w:rsidRPr="00C30A66" w:rsidRDefault="00FF0A8C" w:rsidP="00FF0A8C">
    <w:pPr>
      <w:rPr>
        <w:rFonts w:asciiTheme="minorHAnsi" w:hAnsiTheme="minorHAnsi" w:cstheme="minorBidi"/>
        <w:b/>
        <w:lang w:val="nl-NL"/>
      </w:rPr>
    </w:pPr>
    <w:r w:rsidRPr="00C30A66">
      <w:rPr>
        <w:rFonts w:asciiTheme="minorHAnsi" w:hAnsiTheme="minorHAnsi" w:cstheme="minorHAnsi"/>
        <w:b/>
        <w:bCs/>
        <w:noProof/>
        <w:lang w:val="nl-NL"/>
      </w:rPr>
      <w:drawing>
        <wp:anchor distT="0" distB="0" distL="114300" distR="114300" simplePos="0" relativeHeight="251659776" behindDoc="1" locked="0" layoutInCell="1" allowOverlap="1" wp14:anchorId="2519337B" wp14:editId="2F385900">
          <wp:simplePos x="0" y="0"/>
          <wp:positionH relativeFrom="column">
            <wp:posOffset>3684398</wp:posOffset>
          </wp:positionH>
          <wp:positionV relativeFrom="paragraph">
            <wp:posOffset>-121920</wp:posOffset>
          </wp:positionV>
          <wp:extent cx="1748155" cy="578485"/>
          <wp:effectExtent l="0" t="0" r="4445" b="5715"/>
          <wp:wrapTight wrapText="bothSides">
            <wp:wrapPolygon edited="0">
              <wp:start x="0" y="0"/>
              <wp:lineTo x="0" y="21339"/>
              <wp:lineTo x="21498" y="21339"/>
              <wp:lineTo x="21498" y="0"/>
              <wp:lineTo x="0" y="0"/>
            </wp:wrapPolygon>
          </wp:wrapTight>
          <wp:docPr id="386314777" name="Picture 38631477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8155" cy="57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AB072" w14:textId="47A572C8" w:rsidR="00032644" w:rsidRPr="00032644" w:rsidRDefault="00032644">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5A5"/>
    <w:multiLevelType w:val="multilevel"/>
    <w:tmpl w:val="AE6621A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EB9"/>
    <w:multiLevelType w:val="hybridMultilevel"/>
    <w:tmpl w:val="046CF07E"/>
    <w:lvl w:ilvl="0" w:tplc="1000000F">
      <w:start w:val="5"/>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3D651AC"/>
    <w:multiLevelType w:val="multilevel"/>
    <w:tmpl w:val="BA6AEB90"/>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5221949"/>
    <w:multiLevelType w:val="hybridMultilevel"/>
    <w:tmpl w:val="6BF03616"/>
    <w:lvl w:ilvl="0" w:tplc="907C63C8">
      <w:start w:val="1"/>
      <w:numFmt w:val="decimal"/>
      <w:lvlText w:val="%1."/>
      <w:lvlJc w:val="left"/>
      <w:pPr>
        <w:ind w:left="720" w:hanging="360"/>
      </w:pPr>
      <w:rPr>
        <w:rFonts w:asciiTheme="minorHAnsi" w:hAnsiTheme="minorHAnsi"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3167E0"/>
    <w:multiLevelType w:val="multilevel"/>
    <w:tmpl w:val="D786DFBE"/>
    <w:lvl w:ilvl="0">
      <w:start w:val="1"/>
      <w:numFmt w:val="decimal"/>
      <w:lvlText w:val="%1."/>
      <w:lvlJc w:val="left"/>
      <w:pPr>
        <w:ind w:left="720" w:hanging="360"/>
      </w:pPr>
      <w:rPr>
        <w:rFonts w:asciiTheme="minorHAnsi" w:hAnsiTheme="minorHAnsi" w:cstheme="minorHAnsi" w:hint="default"/>
        <w:sz w:val="21"/>
        <w:szCs w:val="2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120AA"/>
    <w:multiLevelType w:val="hybridMultilevel"/>
    <w:tmpl w:val="17F2F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2D19F4"/>
    <w:multiLevelType w:val="hybridMultilevel"/>
    <w:tmpl w:val="C2EE97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5AB73FF"/>
    <w:multiLevelType w:val="hybridMultilevel"/>
    <w:tmpl w:val="C9EA9572"/>
    <w:lvl w:ilvl="0" w:tplc="AACE43C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A22DEA"/>
    <w:multiLevelType w:val="hybridMultilevel"/>
    <w:tmpl w:val="EC26F5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201017"/>
    <w:multiLevelType w:val="hybridMultilevel"/>
    <w:tmpl w:val="E3DE5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BA350D"/>
    <w:multiLevelType w:val="hybridMultilevel"/>
    <w:tmpl w:val="79B203FE"/>
    <w:lvl w:ilvl="0" w:tplc="A5E4C426">
      <w:numFmt w:val="bullet"/>
      <w:lvlText w:val="-"/>
      <w:lvlJc w:val="left"/>
      <w:pPr>
        <w:ind w:left="720" w:hanging="360"/>
      </w:pPr>
      <w:rPr>
        <w:rFonts w:ascii="Calibri" w:eastAsia="Times New Roman"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2E8B43AE"/>
    <w:multiLevelType w:val="hybridMultilevel"/>
    <w:tmpl w:val="ECB68E40"/>
    <w:lvl w:ilvl="0" w:tplc="5F7CAAA4">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FFA4077"/>
    <w:multiLevelType w:val="hybridMultilevel"/>
    <w:tmpl w:val="74AC5A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EB114E"/>
    <w:multiLevelType w:val="hybridMultilevel"/>
    <w:tmpl w:val="438CD13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448724EF"/>
    <w:multiLevelType w:val="multilevel"/>
    <w:tmpl w:val="8DAEDA92"/>
    <w:lvl w:ilvl="0">
      <w:start w:val="7"/>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45DA0AFA"/>
    <w:multiLevelType w:val="hybridMultilevel"/>
    <w:tmpl w:val="881040F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487A2F87"/>
    <w:multiLevelType w:val="multilevel"/>
    <w:tmpl w:val="FA30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07450"/>
    <w:multiLevelType w:val="hybridMultilevel"/>
    <w:tmpl w:val="8A2EA9EE"/>
    <w:lvl w:ilvl="0" w:tplc="3ECC7DE0">
      <w:start w:val="1"/>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6635311"/>
    <w:multiLevelType w:val="hybridMultilevel"/>
    <w:tmpl w:val="6A5E349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5B4F1EAC"/>
    <w:multiLevelType w:val="hybridMultilevel"/>
    <w:tmpl w:val="26D2944E"/>
    <w:lvl w:ilvl="0" w:tplc="D62E4C36">
      <w:start w:val="9"/>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60851BBB"/>
    <w:multiLevelType w:val="multilevel"/>
    <w:tmpl w:val="FFD0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1D54DA"/>
    <w:multiLevelType w:val="hybridMultilevel"/>
    <w:tmpl w:val="D38067E8"/>
    <w:lvl w:ilvl="0" w:tplc="2C761610">
      <w:start w:val="6"/>
      <w:numFmt w:val="bullet"/>
      <w:lvlText w:val=""/>
      <w:lvlJc w:val="left"/>
      <w:pPr>
        <w:ind w:left="720" w:hanging="360"/>
      </w:pPr>
      <w:rPr>
        <w:rFonts w:ascii="Symbol" w:eastAsia="Times New Roman" w:hAnsi="Symbol" w:cstheme="minorHAns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61D27A63"/>
    <w:multiLevelType w:val="hybridMultilevel"/>
    <w:tmpl w:val="73C6D55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666F7176"/>
    <w:multiLevelType w:val="multilevel"/>
    <w:tmpl w:val="1EF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1782D"/>
    <w:multiLevelType w:val="hybridMultilevel"/>
    <w:tmpl w:val="0DF0F73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67DB1AB3"/>
    <w:multiLevelType w:val="multilevel"/>
    <w:tmpl w:val="EE28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60801"/>
    <w:multiLevelType w:val="hybridMultilevel"/>
    <w:tmpl w:val="B72CB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A307236"/>
    <w:multiLevelType w:val="hybridMultilevel"/>
    <w:tmpl w:val="90C42234"/>
    <w:lvl w:ilvl="0" w:tplc="0C000005">
      <w:start w:val="1"/>
      <w:numFmt w:val="bullet"/>
      <w:lvlText w:val=""/>
      <w:lvlJc w:val="left"/>
      <w:pPr>
        <w:ind w:left="1146" w:hanging="360"/>
      </w:pPr>
      <w:rPr>
        <w:rFonts w:ascii="Wingdings" w:hAnsi="Wingdings" w:hint="default"/>
      </w:rPr>
    </w:lvl>
    <w:lvl w:ilvl="1" w:tplc="0C000003" w:tentative="1">
      <w:start w:val="1"/>
      <w:numFmt w:val="bullet"/>
      <w:lvlText w:val="o"/>
      <w:lvlJc w:val="left"/>
      <w:pPr>
        <w:ind w:left="1866" w:hanging="360"/>
      </w:pPr>
      <w:rPr>
        <w:rFonts w:ascii="Courier New" w:hAnsi="Courier New" w:cs="Courier New" w:hint="default"/>
      </w:rPr>
    </w:lvl>
    <w:lvl w:ilvl="2" w:tplc="0C000005" w:tentative="1">
      <w:start w:val="1"/>
      <w:numFmt w:val="bullet"/>
      <w:lvlText w:val=""/>
      <w:lvlJc w:val="left"/>
      <w:pPr>
        <w:ind w:left="2586" w:hanging="360"/>
      </w:pPr>
      <w:rPr>
        <w:rFonts w:ascii="Wingdings" w:hAnsi="Wingdings" w:hint="default"/>
      </w:rPr>
    </w:lvl>
    <w:lvl w:ilvl="3" w:tplc="0C000001" w:tentative="1">
      <w:start w:val="1"/>
      <w:numFmt w:val="bullet"/>
      <w:lvlText w:val=""/>
      <w:lvlJc w:val="left"/>
      <w:pPr>
        <w:ind w:left="3306" w:hanging="360"/>
      </w:pPr>
      <w:rPr>
        <w:rFonts w:ascii="Symbol" w:hAnsi="Symbol" w:hint="default"/>
      </w:rPr>
    </w:lvl>
    <w:lvl w:ilvl="4" w:tplc="0C000003" w:tentative="1">
      <w:start w:val="1"/>
      <w:numFmt w:val="bullet"/>
      <w:lvlText w:val="o"/>
      <w:lvlJc w:val="left"/>
      <w:pPr>
        <w:ind w:left="4026" w:hanging="360"/>
      </w:pPr>
      <w:rPr>
        <w:rFonts w:ascii="Courier New" w:hAnsi="Courier New" w:cs="Courier New" w:hint="default"/>
      </w:rPr>
    </w:lvl>
    <w:lvl w:ilvl="5" w:tplc="0C000005" w:tentative="1">
      <w:start w:val="1"/>
      <w:numFmt w:val="bullet"/>
      <w:lvlText w:val=""/>
      <w:lvlJc w:val="left"/>
      <w:pPr>
        <w:ind w:left="4746" w:hanging="360"/>
      </w:pPr>
      <w:rPr>
        <w:rFonts w:ascii="Wingdings" w:hAnsi="Wingdings" w:hint="default"/>
      </w:rPr>
    </w:lvl>
    <w:lvl w:ilvl="6" w:tplc="0C000001" w:tentative="1">
      <w:start w:val="1"/>
      <w:numFmt w:val="bullet"/>
      <w:lvlText w:val=""/>
      <w:lvlJc w:val="left"/>
      <w:pPr>
        <w:ind w:left="5466" w:hanging="360"/>
      </w:pPr>
      <w:rPr>
        <w:rFonts w:ascii="Symbol" w:hAnsi="Symbol" w:hint="default"/>
      </w:rPr>
    </w:lvl>
    <w:lvl w:ilvl="7" w:tplc="0C000003" w:tentative="1">
      <w:start w:val="1"/>
      <w:numFmt w:val="bullet"/>
      <w:lvlText w:val="o"/>
      <w:lvlJc w:val="left"/>
      <w:pPr>
        <w:ind w:left="6186" w:hanging="360"/>
      </w:pPr>
      <w:rPr>
        <w:rFonts w:ascii="Courier New" w:hAnsi="Courier New" w:cs="Courier New" w:hint="default"/>
      </w:rPr>
    </w:lvl>
    <w:lvl w:ilvl="8" w:tplc="0C000005" w:tentative="1">
      <w:start w:val="1"/>
      <w:numFmt w:val="bullet"/>
      <w:lvlText w:val=""/>
      <w:lvlJc w:val="left"/>
      <w:pPr>
        <w:ind w:left="6906" w:hanging="360"/>
      </w:pPr>
      <w:rPr>
        <w:rFonts w:ascii="Wingdings" w:hAnsi="Wingdings" w:hint="default"/>
      </w:rPr>
    </w:lvl>
  </w:abstractNum>
  <w:abstractNum w:abstractNumId="28" w15:restartNumberingAfterBreak="0">
    <w:nsid w:val="6C98530D"/>
    <w:multiLevelType w:val="hybridMultilevel"/>
    <w:tmpl w:val="97BEB8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6654AF6"/>
    <w:multiLevelType w:val="multilevel"/>
    <w:tmpl w:val="169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32442"/>
    <w:multiLevelType w:val="multilevel"/>
    <w:tmpl w:val="625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24965"/>
    <w:multiLevelType w:val="hybridMultilevel"/>
    <w:tmpl w:val="41DE5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243654"/>
    <w:multiLevelType w:val="hybridMultilevel"/>
    <w:tmpl w:val="34446A04"/>
    <w:lvl w:ilvl="0" w:tplc="A87E6E9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5622736">
    <w:abstractNumId w:val="32"/>
  </w:num>
  <w:num w:numId="2" w16cid:durableId="237254564">
    <w:abstractNumId w:val="7"/>
  </w:num>
  <w:num w:numId="3" w16cid:durableId="372077733">
    <w:abstractNumId w:val="9"/>
  </w:num>
  <w:num w:numId="4" w16cid:durableId="66805081">
    <w:abstractNumId w:val="31"/>
  </w:num>
  <w:num w:numId="5" w16cid:durableId="903642772">
    <w:abstractNumId w:val="30"/>
  </w:num>
  <w:num w:numId="6" w16cid:durableId="1298291708">
    <w:abstractNumId w:val="25"/>
  </w:num>
  <w:num w:numId="7" w16cid:durableId="1901282944">
    <w:abstractNumId w:val="20"/>
  </w:num>
  <w:num w:numId="8" w16cid:durableId="1533415813">
    <w:abstractNumId w:val="19"/>
  </w:num>
  <w:num w:numId="9" w16cid:durableId="633798783">
    <w:abstractNumId w:val="0"/>
  </w:num>
  <w:num w:numId="10" w16cid:durableId="82728559">
    <w:abstractNumId w:val="2"/>
  </w:num>
  <w:num w:numId="11" w16cid:durableId="559290341">
    <w:abstractNumId w:val="11"/>
  </w:num>
  <w:num w:numId="12" w16cid:durableId="940072189">
    <w:abstractNumId w:val="26"/>
  </w:num>
  <w:num w:numId="13" w16cid:durableId="1879321455">
    <w:abstractNumId w:val="12"/>
  </w:num>
  <w:num w:numId="14" w16cid:durableId="1575436085">
    <w:abstractNumId w:val="16"/>
  </w:num>
  <w:num w:numId="15" w16cid:durableId="343438572">
    <w:abstractNumId w:val="23"/>
  </w:num>
  <w:num w:numId="16" w16cid:durableId="790127067">
    <w:abstractNumId w:val="5"/>
  </w:num>
  <w:num w:numId="17" w16cid:durableId="1127119271">
    <w:abstractNumId w:val="17"/>
  </w:num>
  <w:num w:numId="18" w16cid:durableId="1354916663">
    <w:abstractNumId w:val="3"/>
  </w:num>
  <w:num w:numId="19" w16cid:durableId="543953258">
    <w:abstractNumId w:val="24"/>
  </w:num>
  <w:num w:numId="20" w16cid:durableId="2085183288">
    <w:abstractNumId w:val="18"/>
  </w:num>
  <w:num w:numId="21" w16cid:durableId="1746879176">
    <w:abstractNumId w:val="29"/>
  </w:num>
  <w:num w:numId="22" w16cid:durableId="1482968853">
    <w:abstractNumId w:val="27"/>
  </w:num>
  <w:num w:numId="23" w16cid:durableId="1630626120">
    <w:abstractNumId w:val="15"/>
  </w:num>
  <w:num w:numId="24" w16cid:durableId="1603417530">
    <w:abstractNumId w:val="6"/>
  </w:num>
  <w:num w:numId="25" w16cid:durableId="190606021">
    <w:abstractNumId w:val="1"/>
  </w:num>
  <w:num w:numId="26" w16cid:durableId="1014384438">
    <w:abstractNumId w:val="10"/>
  </w:num>
  <w:num w:numId="27" w16cid:durableId="323357675">
    <w:abstractNumId w:val="8"/>
  </w:num>
  <w:num w:numId="28" w16cid:durableId="1930311806">
    <w:abstractNumId w:val="28"/>
  </w:num>
  <w:num w:numId="29" w16cid:durableId="298850507">
    <w:abstractNumId w:val="22"/>
  </w:num>
  <w:num w:numId="30" w16cid:durableId="751858449">
    <w:abstractNumId w:val="21"/>
  </w:num>
  <w:num w:numId="31" w16cid:durableId="1106776059">
    <w:abstractNumId w:val="4"/>
  </w:num>
  <w:num w:numId="32" w16cid:durableId="1392852259">
    <w:abstractNumId w:val="13"/>
  </w:num>
  <w:num w:numId="33" w16cid:durableId="149410122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itsa, Dimitra">
    <w15:presenceInfo w15:providerId="AD" w15:userId="S::d.dritsa@tue.nl::f704f204-75e4-41ee-9e63-18bb3f26c961"/>
  </w15:person>
  <w15:person w15:author="Privacyteam TU/e">
    <w15:presenceInfo w15:providerId="None" w15:userId="Privacyteam T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AC872"/>
    <w:rsid w:val="00000F6B"/>
    <w:rsid w:val="00001FEE"/>
    <w:rsid w:val="00002B2E"/>
    <w:rsid w:val="000037F3"/>
    <w:rsid w:val="0000464A"/>
    <w:rsid w:val="00004C36"/>
    <w:rsid w:val="00004FCA"/>
    <w:rsid w:val="0000546B"/>
    <w:rsid w:val="000054F8"/>
    <w:rsid w:val="00007867"/>
    <w:rsid w:val="0001172C"/>
    <w:rsid w:val="00011E94"/>
    <w:rsid w:val="00012D23"/>
    <w:rsid w:val="00012EFB"/>
    <w:rsid w:val="000139FA"/>
    <w:rsid w:val="000146C8"/>
    <w:rsid w:val="00015B39"/>
    <w:rsid w:val="00016DA5"/>
    <w:rsid w:val="00020D27"/>
    <w:rsid w:val="00020D57"/>
    <w:rsid w:val="0002183A"/>
    <w:rsid w:val="000220B4"/>
    <w:rsid w:val="000229CC"/>
    <w:rsid w:val="00022A4B"/>
    <w:rsid w:val="00023E47"/>
    <w:rsid w:val="00026C01"/>
    <w:rsid w:val="0002767D"/>
    <w:rsid w:val="00032644"/>
    <w:rsid w:val="00032A02"/>
    <w:rsid w:val="000343DE"/>
    <w:rsid w:val="000355F2"/>
    <w:rsid w:val="000357F9"/>
    <w:rsid w:val="000368BE"/>
    <w:rsid w:val="00037017"/>
    <w:rsid w:val="000401D6"/>
    <w:rsid w:val="00040633"/>
    <w:rsid w:val="00041ACF"/>
    <w:rsid w:val="000440D2"/>
    <w:rsid w:val="00044D5B"/>
    <w:rsid w:val="00047FEC"/>
    <w:rsid w:val="00051B39"/>
    <w:rsid w:val="000526D5"/>
    <w:rsid w:val="00052B3B"/>
    <w:rsid w:val="0005327F"/>
    <w:rsid w:val="000548FC"/>
    <w:rsid w:val="0005513D"/>
    <w:rsid w:val="00060910"/>
    <w:rsid w:val="00061517"/>
    <w:rsid w:val="00062875"/>
    <w:rsid w:val="00063BFE"/>
    <w:rsid w:val="00064D92"/>
    <w:rsid w:val="000657F7"/>
    <w:rsid w:val="000658F4"/>
    <w:rsid w:val="00067430"/>
    <w:rsid w:val="00067AE7"/>
    <w:rsid w:val="0007047B"/>
    <w:rsid w:val="0007088A"/>
    <w:rsid w:val="00070B07"/>
    <w:rsid w:val="0007141C"/>
    <w:rsid w:val="00071A74"/>
    <w:rsid w:val="00072738"/>
    <w:rsid w:val="0007669A"/>
    <w:rsid w:val="00077045"/>
    <w:rsid w:val="00080A18"/>
    <w:rsid w:val="00080B5C"/>
    <w:rsid w:val="00082725"/>
    <w:rsid w:val="00083506"/>
    <w:rsid w:val="000844C1"/>
    <w:rsid w:val="00084AE4"/>
    <w:rsid w:val="00084D71"/>
    <w:rsid w:val="00085E9C"/>
    <w:rsid w:val="00086202"/>
    <w:rsid w:val="000867E9"/>
    <w:rsid w:val="00087EFE"/>
    <w:rsid w:val="00090FDC"/>
    <w:rsid w:val="000913C6"/>
    <w:rsid w:val="0009156C"/>
    <w:rsid w:val="0009170C"/>
    <w:rsid w:val="00092BA6"/>
    <w:rsid w:val="00095909"/>
    <w:rsid w:val="00095A76"/>
    <w:rsid w:val="00096C61"/>
    <w:rsid w:val="000A1791"/>
    <w:rsid w:val="000A1D4D"/>
    <w:rsid w:val="000A5825"/>
    <w:rsid w:val="000A6DA8"/>
    <w:rsid w:val="000B1A20"/>
    <w:rsid w:val="000B2D37"/>
    <w:rsid w:val="000B3414"/>
    <w:rsid w:val="000B3640"/>
    <w:rsid w:val="000B3CC2"/>
    <w:rsid w:val="000B57F0"/>
    <w:rsid w:val="000C1DF9"/>
    <w:rsid w:val="000C233F"/>
    <w:rsid w:val="000C4CB6"/>
    <w:rsid w:val="000C5066"/>
    <w:rsid w:val="000D16A5"/>
    <w:rsid w:val="000D2F93"/>
    <w:rsid w:val="000D4E03"/>
    <w:rsid w:val="000D4E23"/>
    <w:rsid w:val="000E0ABA"/>
    <w:rsid w:val="000E10D8"/>
    <w:rsid w:val="000E318C"/>
    <w:rsid w:val="000E62FF"/>
    <w:rsid w:val="000E6665"/>
    <w:rsid w:val="000E6CBD"/>
    <w:rsid w:val="000F1520"/>
    <w:rsid w:val="000F22B6"/>
    <w:rsid w:val="000F4A8A"/>
    <w:rsid w:val="000F5D14"/>
    <w:rsid w:val="000F6D8A"/>
    <w:rsid w:val="000F7D37"/>
    <w:rsid w:val="0010039F"/>
    <w:rsid w:val="001007DF"/>
    <w:rsid w:val="00100C63"/>
    <w:rsid w:val="00103807"/>
    <w:rsid w:val="00103E17"/>
    <w:rsid w:val="001064DF"/>
    <w:rsid w:val="0010736E"/>
    <w:rsid w:val="0010748C"/>
    <w:rsid w:val="00110F4F"/>
    <w:rsid w:val="001115ED"/>
    <w:rsid w:val="0011349A"/>
    <w:rsid w:val="00114230"/>
    <w:rsid w:val="00116E25"/>
    <w:rsid w:val="001237B2"/>
    <w:rsid w:val="001238C5"/>
    <w:rsid w:val="00124C8C"/>
    <w:rsid w:val="00124F8E"/>
    <w:rsid w:val="00127185"/>
    <w:rsid w:val="00131683"/>
    <w:rsid w:val="00133191"/>
    <w:rsid w:val="00133D86"/>
    <w:rsid w:val="00133E39"/>
    <w:rsid w:val="001344BF"/>
    <w:rsid w:val="00135CA0"/>
    <w:rsid w:val="00136449"/>
    <w:rsid w:val="0014051F"/>
    <w:rsid w:val="001424A6"/>
    <w:rsid w:val="00142D32"/>
    <w:rsid w:val="001506AC"/>
    <w:rsid w:val="00150FD5"/>
    <w:rsid w:val="0015140E"/>
    <w:rsid w:val="00154DC7"/>
    <w:rsid w:val="00155557"/>
    <w:rsid w:val="00155FC2"/>
    <w:rsid w:val="00157099"/>
    <w:rsid w:val="00162881"/>
    <w:rsid w:val="0016421F"/>
    <w:rsid w:val="00164826"/>
    <w:rsid w:val="001652B7"/>
    <w:rsid w:val="00166739"/>
    <w:rsid w:val="001672F5"/>
    <w:rsid w:val="00173060"/>
    <w:rsid w:val="00175824"/>
    <w:rsid w:val="00175879"/>
    <w:rsid w:val="001759B0"/>
    <w:rsid w:val="00180336"/>
    <w:rsid w:val="00180846"/>
    <w:rsid w:val="0018187C"/>
    <w:rsid w:val="00184BC7"/>
    <w:rsid w:val="00185155"/>
    <w:rsid w:val="00186048"/>
    <w:rsid w:val="001870CA"/>
    <w:rsid w:val="001873ED"/>
    <w:rsid w:val="001875EC"/>
    <w:rsid w:val="00187F61"/>
    <w:rsid w:val="00192BD7"/>
    <w:rsid w:val="001945AB"/>
    <w:rsid w:val="001975AA"/>
    <w:rsid w:val="001A018F"/>
    <w:rsid w:val="001A0FDD"/>
    <w:rsid w:val="001A1EA7"/>
    <w:rsid w:val="001A267F"/>
    <w:rsid w:val="001A2A97"/>
    <w:rsid w:val="001A2EBE"/>
    <w:rsid w:val="001A3960"/>
    <w:rsid w:val="001A56D8"/>
    <w:rsid w:val="001A5D9A"/>
    <w:rsid w:val="001A6383"/>
    <w:rsid w:val="001A6586"/>
    <w:rsid w:val="001A70FF"/>
    <w:rsid w:val="001B1815"/>
    <w:rsid w:val="001B299C"/>
    <w:rsid w:val="001B2AE6"/>
    <w:rsid w:val="001B2D12"/>
    <w:rsid w:val="001B31BE"/>
    <w:rsid w:val="001B489B"/>
    <w:rsid w:val="001B5D5E"/>
    <w:rsid w:val="001B6244"/>
    <w:rsid w:val="001B7024"/>
    <w:rsid w:val="001C1F2B"/>
    <w:rsid w:val="001C20E2"/>
    <w:rsid w:val="001C28B4"/>
    <w:rsid w:val="001C2CB2"/>
    <w:rsid w:val="001C3314"/>
    <w:rsid w:val="001C3BCA"/>
    <w:rsid w:val="001C5F36"/>
    <w:rsid w:val="001C618E"/>
    <w:rsid w:val="001C6B2C"/>
    <w:rsid w:val="001C6E74"/>
    <w:rsid w:val="001C769E"/>
    <w:rsid w:val="001C78DE"/>
    <w:rsid w:val="001D06E5"/>
    <w:rsid w:val="001D4187"/>
    <w:rsid w:val="001D4290"/>
    <w:rsid w:val="001D4AE9"/>
    <w:rsid w:val="001D62FB"/>
    <w:rsid w:val="001D7BD6"/>
    <w:rsid w:val="001E13E9"/>
    <w:rsid w:val="001E21ED"/>
    <w:rsid w:val="001E2F62"/>
    <w:rsid w:val="001E36EF"/>
    <w:rsid w:val="001E4659"/>
    <w:rsid w:val="001E5059"/>
    <w:rsid w:val="001E6D29"/>
    <w:rsid w:val="001E6DBA"/>
    <w:rsid w:val="001F0573"/>
    <w:rsid w:val="001F1627"/>
    <w:rsid w:val="001F2890"/>
    <w:rsid w:val="001F37DE"/>
    <w:rsid w:val="001F3935"/>
    <w:rsid w:val="001F4229"/>
    <w:rsid w:val="001F485D"/>
    <w:rsid w:val="001F5D40"/>
    <w:rsid w:val="001F7C52"/>
    <w:rsid w:val="001F7EB9"/>
    <w:rsid w:val="00200594"/>
    <w:rsid w:val="00200F62"/>
    <w:rsid w:val="00201D1C"/>
    <w:rsid w:val="0020203F"/>
    <w:rsid w:val="00204B04"/>
    <w:rsid w:val="00206743"/>
    <w:rsid w:val="0021101D"/>
    <w:rsid w:val="002145B9"/>
    <w:rsid w:val="00214780"/>
    <w:rsid w:val="00217100"/>
    <w:rsid w:val="0022312D"/>
    <w:rsid w:val="00223366"/>
    <w:rsid w:val="0022344A"/>
    <w:rsid w:val="00223545"/>
    <w:rsid w:val="0022365B"/>
    <w:rsid w:val="00223BCD"/>
    <w:rsid w:val="002260E2"/>
    <w:rsid w:val="00230A53"/>
    <w:rsid w:val="00231286"/>
    <w:rsid w:val="0023264F"/>
    <w:rsid w:val="0023349A"/>
    <w:rsid w:val="00236188"/>
    <w:rsid w:val="00237661"/>
    <w:rsid w:val="00237CE7"/>
    <w:rsid w:val="00237F41"/>
    <w:rsid w:val="0024145E"/>
    <w:rsid w:val="00242FB7"/>
    <w:rsid w:val="00243870"/>
    <w:rsid w:val="002445EB"/>
    <w:rsid w:val="00247918"/>
    <w:rsid w:val="00251946"/>
    <w:rsid w:val="0025416E"/>
    <w:rsid w:val="002547DD"/>
    <w:rsid w:val="00255A41"/>
    <w:rsid w:val="00255AC5"/>
    <w:rsid w:val="002565CB"/>
    <w:rsid w:val="002615D2"/>
    <w:rsid w:val="00262324"/>
    <w:rsid w:val="00266915"/>
    <w:rsid w:val="002674CB"/>
    <w:rsid w:val="00267D5B"/>
    <w:rsid w:val="002705FC"/>
    <w:rsid w:val="00270E1F"/>
    <w:rsid w:val="002714D7"/>
    <w:rsid w:val="002717AA"/>
    <w:rsid w:val="00271832"/>
    <w:rsid w:val="00272022"/>
    <w:rsid w:val="0027636C"/>
    <w:rsid w:val="002772D3"/>
    <w:rsid w:val="002814AE"/>
    <w:rsid w:val="00281E3E"/>
    <w:rsid w:val="00282105"/>
    <w:rsid w:val="00282E8C"/>
    <w:rsid w:val="002835A6"/>
    <w:rsid w:val="00283716"/>
    <w:rsid w:val="0029044E"/>
    <w:rsid w:val="00290B8E"/>
    <w:rsid w:val="002910C2"/>
    <w:rsid w:val="0029211A"/>
    <w:rsid w:val="00292FD1"/>
    <w:rsid w:val="002930F8"/>
    <w:rsid w:val="00294782"/>
    <w:rsid w:val="00294964"/>
    <w:rsid w:val="00296D40"/>
    <w:rsid w:val="002A1EA3"/>
    <w:rsid w:val="002A27BC"/>
    <w:rsid w:val="002A3276"/>
    <w:rsid w:val="002A3D76"/>
    <w:rsid w:val="002A691B"/>
    <w:rsid w:val="002B1802"/>
    <w:rsid w:val="002B1A53"/>
    <w:rsid w:val="002B2E30"/>
    <w:rsid w:val="002B60DE"/>
    <w:rsid w:val="002B7BB4"/>
    <w:rsid w:val="002C05E2"/>
    <w:rsid w:val="002C0916"/>
    <w:rsid w:val="002C0930"/>
    <w:rsid w:val="002C2526"/>
    <w:rsid w:val="002C25A0"/>
    <w:rsid w:val="002C34A1"/>
    <w:rsid w:val="002C3A4D"/>
    <w:rsid w:val="002D410A"/>
    <w:rsid w:val="002D5E4D"/>
    <w:rsid w:val="002E0075"/>
    <w:rsid w:val="002E226D"/>
    <w:rsid w:val="002E2EB5"/>
    <w:rsid w:val="002E4679"/>
    <w:rsid w:val="002E4853"/>
    <w:rsid w:val="002E55F9"/>
    <w:rsid w:val="002E5890"/>
    <w:rsid w:val="002E6091"/>
    <w:rsid w:val="002F2663"/>
    <w:rsid w:val="002F4197"/>
    <w:rsid w:val="002F68E7"/>
    <w:rsid w:val="002F6AAA"/>
    <w:rsid w:val="002F7561"/>
    <w:rsid w:val="002F7817"/>
    <w:rsid w:val="002F7FCD"/>
    <w:rsid w:val="00301F1D"/>
    <w:rsid w:val="00303626"/>
    <w:rsid w:val="00304D40"/>
    <w:rsid w:val="00306D00"/>
    <w:rsid w:val="00311C48"/>
    <w:rsid w:val="003129C4"/>
    <w:rsid w:val="0031439C"/>
    <w:rsid w:val="00315533"/>
    <w:rsid w:val="003168D4"/>
    <w:rsid w:val="00316C5D"/>
    <w:rsid w:val="00316D99"/>
    <w:rsid w:val="00323002"/>
    <w:rsid w:val="003250E9"/>
    <w:rsid w:val="00327393"/>
    <w:rsid w:val="00331340"/>
    <w:rsid w:val="003324B6"/>
    <w:rsid w:val="00333370"/>
    <w:rsid w:val="00334181"/>
    <w:rsid w:val="00336796"/>
    <w:rsid w:val="00336F77"/>
    <w:rsid w:val="00341699"/>
    <w:rsid w:val="00341ABB"/>
    <w:rsid w:val="00343354"/>
    <w:rsid w:val="00343F94"/>
    <w:rsid w:val="00344C80"/>
    <w:rsid w:val="003452EA"/>
    <w:rsid w:val="00345D79"/>
    <w:rsid w:val="00356D6F"/>
    <w:rsid w:val="00356F5B"/>
    <w:rsid w:val="00360F94"/>
    <w:rsid w:val="00362BC2"/>
    <w:rsid w:val="00362CA7"/>
    <w:rsid w:val="00363AF3"/>
    <w:rsid w:val="003646BA"/>
    <w:rsid w:val="00364D56"/>
    <w:rsid w:val="003655C3"/>
    <w:rsid w:val="00366407"/>
    <w:rsid w:val="00366CD5"/>
    <w:rsid w:val="00367D2E"/>
    <w:rsid w:val="00370AD7"/>
    <w:rsid w:val="0037298E"/>
    <w:rsid w:val="0037394A"/>
    <w:rsid w:val="00373A35"/>
    <w:rsid w:val="00373B76"/>
    <w:rsid w:val="003740BF"/>
    <w:rsid w:val="00377DC4"/>
    <w:rsid w:val="00380318"/>
    <w:rsid w:val="00380715"/>
    <w:rsid w:val="00381253"/>
    <w:rsid w:val="00385E2B"/>
    <w:rsid w:val="00386077"/>
    <w:rsid w:val="00390432"/>
    <w:rsid w:val="0039068F"/>
    <w:rsid w:val="003906C4"/>
    <w:rsid w:val="00393C4E"/>
    <w:rsid w:val="00394EC6"/>
    <w:rsid w:val="00395B2F"/>
    <w:rsid w:val="003A042D"/>
    <w:rsid w:val="003A1FED"/>
    <w:rsid w:val="003A45AA"/>
    <w:rsid w:val="003A640D"/>
    <w:rsid w:val="003A7B01"/>
    <w:rsid w:val="003B2A79"/>
    <w:rsid w:val="003B411A"/>
    <w:rsid w:val="003B5DA5"/>
    <w:rsid w:val="003B6211"/>
    <w:rsid w:val="003B6A19"/>
    <w:rsid w:val="003B7359"/>
    <w:rsid w:val="003C3719"/>
    <w:rsid w:val="003C6FB4"/>
    <w:rsid w:val="003D0454"/>
    <w:rsid w:val="003D0AD3"/>
    <w:rsid w:val="003D1D6E"/>
    <w:rsid w:val="003D2E7B"/>
    <w:rsid w:val="003D3A1B"/>
    <w:rsid w:val="003D4045"/>
    <w:rsid w:val="003D4654"/>
    <w:rsid w:val="003D4AC4"/>
    <w:rsid w:val="003D5D51"/>
    <w:rsid w:val="003D6821"/>
    <w:rsid w:val="003E0462"/>
    <w:rsid w:val="003E0797"/>
    <w:rsid w:val="003E2BC8"/>
    <w:rsid w:val="003E333E"/>
    <w:rsid w:val="003E3A31"/>
    <w:rsid w:val="003E4120"/>
    <w:rsid w:val="003E512C"/>
    <w:rsid w:val="003E5C7A"/>
    <w:rsid w:val="003E6146"/>
    <w:rsid w:val="003F414A"/>
    <w:rsid w:val="003F5F28"/>
    <w:rsid w:val="003F697A"/>
    <w:rsid w:val="00400143"/>
    <w:rsid w:val="004003B3"/>
    <w:rsid w:val="004026F2"/>
    <w:rsid w:val="00405A2C"/>
    <w:rsid w:val="00406599"/>
    <w:rsid w:val="0040776A"/>
    <w:rsid w:val="004077D2"/>
    <w:rsid w:val="00407E4F"/>
    <w:rsid w:val="004105EE"/>
    <w:rsid w:val="0041235A"/>
    <w:rsid w:val="00413A96"/>
    <w:rsid w:val="00413BB7"/>
    <w:rsid w:val="004142DA"/>
    <w:rsid w:val="00416981"/>
    <w:rsid w:val="0041706D"/>
    <w:rsid w:val="004232BF"/>
    <w:rsid w:val="00425439"/>
    <w:rsid w:val="00425468"/>
    <w:rsid w:val="00425540"/>
    <w:rsid w:val="004265CA"/>
    <w:rsid w:val="004304A6"/>
    <w:rsid w:val="0043123B"/>
    <w:rsid w:val="004315BC"/>
    <w:rsid w:val="00431D13"/>
    <w:rsid w:val="00432407"/>
    <w:rsid w:val="00432852"/>
    <w:rsid w:val="00436914"/>
    <w:rsid w:val="0043715D"/>
    <w:rsid w:val="00437C4F"/>
    <w:rsid w:val="00437E11"/>
    <w:rsid w:val="004409D5"/>
    <w:rsid w:val="00442B25"/>
    <w:rsid w:val="0044476A"/>
    <w:rsid w:val="004449C0"/>
    <w:rsid w:val="004469F2"/>
    <w:rsid w:val="00447C62"/>
    <w:rsid w:val="00453ADA"/>
    <w:rsid w:val="00453B97"/>
    <w:rsid w:val="00453EEA"/>
    <w:rsid w:val="00456187"/>
    <w:rsid w:val="00461FEA"/>
    <w:rsid w:val="00463E08"/>
    <w:rsid w:val="00465B59"/>
    <w:rsid w:val="0047040A"/>
    <w:rsid w:val="004738A3"/>
    <w:rsid w:val="00474DF4"/>
    <w:rsid w:val="00474EDA"/>
    <w:rsid w:val="00477263"/>
    <w:rsid w:val="0048035F"/>
    <w:rsid w:val="0048269A"/>
    <w:rsid w:val="0048277C"/>
    <w:rsid w:val="00482D12"/>
    <w:rsid w:val="00483552"/>
    <w:rsid w:val="0048482E"/>
    <w:rsid w:val="00484AB9"/>
    <w:rsid w:val="00484B87"/>
    <w:rsid w:val="00484EE8"/>
    <w:rsid w:val="004859CC"/>
    <w:rsid w:val="004879D4"/>
    <w:rsid w:val="00487B1D"/>
    <w:rsid w:val="00490C8A"/>
    <w:rsid w:val="004936FD"/>
    <w:rsid w:val="0049448C"/>
    <w:rsid w:val="00494798"/>
    <w:rsid w:val="0049555A"/>
    <w:rsid w:val="00495BE7"/>
    <w:rsid w:val="004962EF"/>
    <w:rsid w:val="004A2EDA"/>
    <w:rsid w:val="004A5B72"/>
    <w:rsid w:val="004A6798"/>
    <w:rsid w:val="004B058D"/>
    <w:rsid w:val="004B2FAB"/>
    <w:rsid w:val="004B491F"/>
    <w:rsid w:val="004C0D11"/>
    <w:rsid w:val="004C4A60"/>
    <w:rsid w:val="004C6C5A"/>
    <w:rsid w:val="004D0389"/>
    <w:rsid w:val="004D0888"/>
    <w:rsid w:val="004D179D"/>
    <w:rsid w:val="004D1A1C"/>
    <w:rsid w:val="004D4879"/>
    <w:rsid w:val="004D599A"/>
    <w:rsid w:val="004E035B"/>
    <w:rsid w:val="004E0E65"/>
    <w:rsid w:val="004E275C"/>
    <w:rsid w:val="004E41B0"/>
    <w:rsid w:val="004E4488"/>
    <w:rsid w:val="004E4805"/>
    <w:rsid w:val="004E483C"/>
    <w:rsid w:val="004E5053"/>
    <w:rsid w:val="004E781D"/>
    <w:rsid w:val="004F035E"/>
    <w:rsid w:val="004F039D"/>
    <w:rsid w:val="004F0462"/>
    <w:rsid w:val="004F1C04"/>
    <w:rsid w:val="004F27EC"/>
    <w:rsid w:val="004F283C"/>
    <w:rsid w:val="004F3F35"/>
    <w:rsid w:val="004F41BD"/>
    <w:rsid w:val="004F4CEA"/>
    <w:rsid w:val="004F649A"/>
    <w:rsid w:val="004F728F"/>
    <w:rsid w:val="004F749E"/>
    <w:rsid w:val="0050044E"/>
    <w:rsid w:val="00500E9F"/>
    <w:rsid w:val="00501581"/>
    <w:rsid w:val="005030A1"/>
    <w:rsid w:val="00503E08"/>
    <w:rsid w:val="00504A64"/>
    <w:rsid w:val="00504C42"/>
    <w:rsid w:val="00504DB2"/>
    <w:rsid w:val="0050567F"/>
    <w:rsid w:val="00506637"/>
    <w:rsid w:val="0050678D"/>
    <w:rsid w:val="00510AB4"/>
    <w:rsid w:val="00510C9C"/>
    <w:rsid w:val="00511EA8"/>
    <w:rsid w:val="005129D0"/>
    <w:rsid w:val="00512EA0"/>
    <w:rsid w:val="005133C3"/>
    <w:rsid w:val="00513D18"/>
    <w:rsid w:val="00513ED2"/>
    <w:rsid w:val="00514786"/>
    <w:rsid w:val="00516034"/>
    <w:rsid w:val="00520138"/>
    <w:rsid w:val="00520AD1"/>
    <w:rsid w:val="0052126E"/>
    <w:rsid w:val="005234F1"/>
    <w:rsid w:val="005264A6"/>
    <w:rsid w:val="00526C4A"/>
    <w:rsid w:val="005309F4"/>
    <w:rsid w:val="00530BE4"/>
    <w:rsid w:val="00531201"/>
    <w:rsid w:val="00531406"/>
    <w:rsid w:val="00532707"/>
    <w:rsid w:val="00534382"/>
    <w:rsid w:val="005348FF"/>
    <w:rsid w:val="00535B33"/>
    <w:rsid w:val="00536A05"/>
    <w:rsid w:val="00537D18"/>
    <w:rsid w:val="00540CC3"/>
    <w:rsid w:val="00541CF3"/>
    <w:rsid w:val="005455F0"/>
    <w:rsid w:val="00546F55"/>
    <w:rsid w:val="00547C6C"/>
    <w:rsid w:val="00551271"/>
    <w:rsid w:val="00551F2E"/>
    <w:rsid w:val="0055267C"/>
    <w:rsid w:val="00552B86"/>
    <w:rsid w:val="00552E9F"/>
    <w:rsid w:val="00553004"/>
    <w:rsid w:val="00553CB0"/>
    <w:rsid w:val="00555BB3"/>
    <w:rsid w:val="0056222E"/>
    <w:rsid w:val="005627CC"/>
    <w:rsid w:val="00563DA9"/>
    <w:rsid w:val="00564453"/>
    <w:rsid w:val="00564D2E"/>
    <w:rsid w:val="00570369"/>
    <w:rsid w:val="00571912"/>
    <w:rsid w:val="00571E56"/>
    <w:rsid w:val="00572936"/>
    <w:rsid w:val="00573EE0"/>
    <w:rsid w:val="00574810"/>
    <w:rsid w:val="00574F30"/>
    <w:rsid w:val="0057540A"/>
    <w:rsid w:val="005765AE"/>
    <w:rsid w:val="00576CDE"/>
    <w:rsid w:val="00577D63"/>
    <w:rsid w:val="00583BCC"/>
    <w:rsid w:val="00583C47"/>
    <w:rsid w:val="00583EDD"/>
    <w:rsid w:val="00584E07"/>
    <w:rsid w:val="0058501D"/>
    <w:rsid w:val="00586BA2"/>
    <w:rsid w:val="00586CF8"/>
    <w:rsid w:val="0058712F"/>
    <w:rsid w:val="00587FAD"/>
    <w:rsid w:val="005914AF"/>
    <w:rsid w:val="005916A5"/>
    <w:rsid w:val="005919B6"/>
    <w:rsid w:val="00593A3A"/>
    <w:rsid w:val="00593BA2"/>
    <w:rsid w:val="00594564"/>
    <w:rsid w:val="0059586F"/>
    <w:rsid w:val="00596D67"/>
    <w:rsid w:val="005A10D2"/>
    <w:rsid w:val="005A332E"/>
    <w:rsid w:val="005A45CC"/>
    <w:rsid w:val="005A6CFC"/>
    <w:rsid w:val="005B1EFD"/>
    <w:rsid w:val="005B4007"/>
    <w:rsid w:val="005B4830"/>
    <w:rsid w:val="005B4AD3"/>
    <w:rsid w:val="005B541E"/>
    <w:rsid w:val="005B5F86"/>
    <w:rsid w:val="005B6932"/>
    <w:rsid w:val="005B6E8A"/>
    <w:rsid w:val="005C017D"/>
    <w:rsid w:val="005C175D"/>
    <w:rsid w:val="005C20F7"/>
    <w:rsid w:val="005C4D80"/>
    <w:rsid w:val="005C5338"/>
    <w:rsid w:val="005C5930"/>
    <w:rsid w:val="005C77D7"/>
    <w:rsid w:val="005C7B37"/>
    <w:rsid w:val="005D04CD"/>
    <w:rsid w:val="005D173F"/>
    <w:rsid w:val="005D311B"/>
    <w:rsid w:val="005D61F5"/>
    <w:rsid w:val="005D6B4D"/>
    <w:rsid w:val="005D79F1"/>
    <w:rsid w:val="005E11FE"/>
    <w:rsid w:val="005E23E0"/>
    <w:rsid w:val="005E307C"/>
    <w:rsid w:val="005E3641"/>
    <w:rsid w:val="005E3D57"/>
    <w:rsid w:val="005E3F06"/>
    <w:rsid w:val="005E4275"/>
    <w:rsid w:val="005E4715"/>
    <w:rsid w:val="005E5671"/>
    <w:rsid w:val="005E6359"/>
    <w:rsid w:val="005E6A22"/>
    <w:rsid w:val="005E722E"/>
    <w:rsid w:val="005E730F"/>
    <w:rsid w:val="005E770E"/>
    <w:rsid w:val="005F0764"/>
    <w:rsid w:val="005F1B25"/>
    <w:rsid w:val="005F2782"/>
    <w:rsid w:val="005F425E"/>
    <w:rsid w:val="005F433C"/>
    <w:rsid w:val="005F5070"/>
    <w:rsid w:val="00601CBA"/>
    <w:rsid w:val="00602F85"/>
    <w:rsid w:val="00604EA2"/>
    <w:rsid w:val="00606613"/>
    <w:rsid w:val="00607587"/>
    <w:rsid w:val="006140C2"/>
    <w:rsid w:val="00614818"/>
    <w:rsid w:val="00615AE8"/>
    <w:rsid w:val="006165FB"/>
    <w:rsid w:val="00616F12"/>
    <w:rsid w:val="006179F4"/>
    <w:rsid w:val="006179FC"/>
    <w:rsid w:val="00621A3D"/>
    <w:rsid w:val="00621BC0"/>
    <w:rsid w:val="00622FB0"/>
    <w:rsid w:val="0062350F"/>
    <w:rsid w:val="00623CF4"/>
    <w:rsid w:val="00623E7A"/>
    <w:rsid w:val="00625158"/>
    <w:rsid w:val="0062539B"/>
    <w:rsid w:val="0062644F"/>
    <w:rsid w:val="00627E19"/>
    <w:rsid w:val="006322E4"/>
    <w:rsid w:val="00632CC7"/>
    <w:rsid w:val="006345E6"/>
    <w:rsid w:val="00636EE6"/>
    <w:rsid w:val="006409D7"/>
    <w:rsid w:val="00641D3A"/>
    <w:rsid w:val="00642312"/>
    <w:rsid w:val="00642786"/>
    <w:rsid w:val="006447F7"/>
    <w:rsid w:val="00647643"/>
    <w:rsid w:val="00647AE4"/>
    <w:rsid w:val="00650508"/>
    <w:rsid w:val="0065307B"/>
    <w:rsid w:val="00653AB4"/>
    <w:rsid w:val="00653EE9"/>
    <w:rsid w:val="00654045"/>
    <w:rsid w:val="0065418B"/>
    <w:rsid w:val="006544CF"/>
    <w:rsid w:val="006553BE"/>
    <w:rsid w:val="00655894"/>
    <w:rsid w:val="006571D5"/>
    <w:rsid w:val="006572A1"/>
    <w:rsid w:val="00661BB9"/>
    <w:rsid w:val="006637C2"/>
    <w:rsid w:val="00663C19"/>
    <w:rsid w:val="006665E0"/>
    <w:rsid w:val="006703FE"/>
    <w:rsid w:val="00670A4F"/>
    <w:rsid w:val="00671718"/>
    <w:rsid w:val="00673309"/>
    <w:rsid w:val="00673DEB"/>
    <w:rsid w:val="0067563A"/>
    <w:rsid w:val="00680987"/>
    <w:rsid w:val="00680C5E"/>
    <w:rsid w:val="00681497"/>
    <w:rsid w:val="00681502"/>
    <w:rsid w:val="00683863"/>
    <w:rsid w:val="00683B62"/>
    <w:rsid w:val="00685153"/>
    <w:rsid w:val="006860CD"/>
    <w:rsid w:val="00687BB9"/>
    <w:rsid w:val="006920B9"/>
    <w:rsid w:val="006959AE"/>
    <w:rsid w:val="006972EF"/>
    <w:rsid w:val="0069750D"/>
    <w:rsid w:val="00697579"/>
    <w:rsid w:val="0069761A"/>
    <w:rsid w:val="00697F05"/>
    <w:rsid w:val="006A1D03"/>
    <w:rsid w:val="006A2FED"/>
    <w:rsid w:val="006A3DBA"/>
    <w:rsid w:val="006A3E00"/>
    <w:rsid w:val="006A73AB"/>
    <w:rsid w:val="006B14DF"/>
    <w:rsid w:val="006B2519"/>
    <w:rsid w:val="006B2945"/>
    <w:rsid w:val="006B339C"/>
    <w:rsid w:val="006B40B5"/>
    <w:rsid w:val="006B543E"/>
    <w:rsid w:val="006B56AB"/>
    <w:rsid w:val="006C0C0B"/>
    <w:rsid w:val="006C2D85"/>
    <w:rsid w:val="006C5239"/>
    <w:rsid w:val="006C5834"/>
    <w:rsid w:val="006C6420"/>
    <w:rsid w:val="006C6DEB"/>
    <w:rsid w:val="006C7D46"/>
    <w:rsid w:val="006C7D4E"/>
    <w:rsid w:val="006D0250"/>
    <w:rsid w:val="006D210B"/>
    <w:rsid w:val="006D308A"/>
    <w:rsid w:val="006D30CE"/>
    <w:rsid w:val="006D344F"/>
    <w:rsid w:val="006D43A8"/>
    <w:rsid w:val="006D6183"/>
    <w:rsid w:val="006D6567"/>
    <w:rsid w:val="006D72AD"/>
    <w:rsid w:val="006E15A4"/>
    <w:rsid w:val="006E1D14"/>
    <w:rsid w:val="006E1EF9"/>
    <w:rsid w:val="006E2038"/>
    <w:rsid w:val="006E273F"/>
    <w:rsid w:val="006E392B"/>
    <w:rsid w:val="006E3D2C"/>
    <w:rsid w:val="006E443A"/>
    <w:rsid w:val="006E4EB7"/>
    <w:rsid w:val="006E5281"/>
    <w:rsid w:val="006F03EA"/>
    <w:rsid w:val="006F1682"/>
    <w:rsid w:val="006F20B9"/>
    <w:rsid w:val="006F3DE4"/>
    <w:rsid w:val="006F4B95"/>
    <w:rsid w:val="006F4D96"/>
    <w:rsid w:val="006F4E81"/>
    <w:rsid w:val="006F605B"/>
    <w:rsid w:val="006F6314"/>
    <w:rsid w:val="006F68EF"/>
    <w:rsid w:val="006F6BC9"/>
    <w:rsid w:val="006F7B76"/>
    <w:rsid w:val="00700488"/>
    <w:rsid w:val="00700DF2"/>
    <w:rsid w:val="007010D6"/>
    <w:rsid w:val="0070247E"/>
    <w:rsid w:val="00704F0E"/>
    <w:rsid w:val="007060AC"/>
    <w:rsid w:val="00706583"/>
    <w:rsid w:val="00707713"/>
    <w:rsid w:val="00711D93"/>
    <w:rsid w:val="00712045"/>
    <w:rsid w:val="00713411"/>
    <w:rsid w:val="0071397E"/>
    <w:rsid w:val="007159BC"/>
    <w:rsid w:val="007171A1"/>
    <w:rsid w:val="007171B4"/>
    <w:rsid w:val="007176C8"/>
    <w:rsid w:val="00720D6A"/>
    <w:rsid w:val="007214F8"/>
    <w:rsid w:val="00721F21"/>
    <w:rsid w:val="0072468E"/>
    <w:rsid w:val="0072560D"/>
    <w:rsid w:val="007264E5"/>
    <w:rsid w:val="0072747A"/>
    <w:rsid w:val="00727952"/>
    <w:rsid w:val="007310EC"/>
    <w:rsid w:val="007317D9"/>
    <w:rsid w:val="00731848"/>
    <w:rsid w:val="0073499B"/>
    <w:rsid w:val="0074071C"/>
    <w:rsid w:val="0074492C"/>
    <w:rsid w:val="00746CBD"/>
    <w:rsid w:val="007502CC"/>
    <w:rsid w:val="007523E2"/>
    <w:rsid w:val="007532C3"/>
    <w:rsid w:val="00755F0E"/>
    <w:rsid w:val="00756807"/>
    <w:rsid w:val="007626BD"/>
    <w:rsid w:val="0076528B"/>
    <w:rsid w:val="007653F9"/>
    <w:rsid w:val="00767B55"/>
    <w:rsid w:val="00770217"/>
    <w:rsid w:val="00771DE6"/>
    <w:rsid w:val="007725E9"/>
    <w:rsid w:val="00773925"/>
    <w:rsid w:val="00773E56"/>
    <w:rsid w:val="0077410F"/>
    <w:rsid w:val="00775605"/>
    <w:rsid w:val="00777DA8"/>
    <w:rsid w:val="007807D0"/>
    <w:rsid w:val="00783F4E"/>
    <w:rsid w:val="00784484"/>
    <w:rsid w:val="00785309"/>
    <w:rsid w:val="007853F3"/>
    <w:rsid w:val="0078774F"/>
    <w:rsid w:val="00791249"/>
    <w:rsid w:val="0079190B"/>
    <w:rsid w:val="00791B5F"/>
    <w:rsid w:val="007926AE"/>
    <w:rsid w:val="0079647E"/>
    <w:rsid w:val="007A07D0"/>
    <w:rsid w:val="007A0C21"/>
    <w:rsid w:val="007A193E"/>
    <w:rsid w:val="007A7505"/>
    <w:rsid w:val="007A7D16"/>
    <w:rsid w:val="007A7DD6"/>
    <w:rsid w:val="007B117C"/>
    <w:rsid w:val="007B20B9"/>
    <w:rsid w:val="007B20BF"/>
    <w:rsid w:val="007B26CF"/>
    <w:rsid w:val="007B3B43"/>
    <w:rsid w:val="007B3EB5"/>
    <w:rsid w:val="007B484E"/>
    <w:rsid w:val="007B52DD"/>
    <w:rsid w:val="007C1416"/>
    <w:rsid w:val="007C197D"/>
    <w:rsid w:val="007C45F7"/>
    <w:rsid w:val="007C4C15"/>
    <w:rsid w:val="007C6D47"/>
    <w:rsid w:val="007C7331"/>
    <w:rsid w:val="007C7A1B"/>
    <w:rsid w:val="007D15FD"/>
    <w:rsid w:val="007D481A"/>
    <w:rsid w:val="007D496B"/>
    <w:rsid w:val="007D4ED2"/>
    <w:rsid w:val="007D7BB2"/>
    <w:rsid w:val="007E1742"/>
    <w:rsid w:val="007E2200"/>
    <w:rsid w:val="007E59F8"/>
    <w:rsid w:val="007E5B1F"/>
    <w:rsid w:val="007F0D95"/>
    <w:rsid w:val="007F1729"/>
    <w:rsid w:val="007F203A"/>
    <w:rsid w:val="007F4A9A"/>
    <w:rsid w:val="007F67B2"/>
    <w:rsid w:val="008001A7"/>
    <w:rsid w:val="00800E9D"/>
    <w:rsid w:val="00801DE4"/>
    <w:rsid w:val="00803A0B"/>
    <w:rsid w:val="00803E82"/>
    <w:rsid w:val="0080577D"/>
    <w:rsid w:val="008057DC"/>
    <w:rsid w:val="00806870"/>
    <w:rsid w:val="0080735A"/>
    <w:rsid w:val="00813121"/>
    <w:rsid w:val="008140BB"/>
    <w:rsid w:val="0081530D"/>
    <w:rsid w:val="0081539D"/>
    <w:rsid w:val="008160A4"/>
    <w:rsid w:val="00816F3A"/>
    <w:rsid w:val="00817288"/>
    <w:rsid w:val="00817E62"/>
    <w:rsid w:val="0082002F"/>
    <w:rsid w:val="008219CD"/>
    <w:rsid w:val="008230C3"/>
    <w:rsid w:val="00824B55"/>
    <w:rsid w:val="0082731E"/>
    <w:rsid w:val="00827EAE"/>
    <w:rsid w:val="008301A3"/>
    <w:rsid w:val="00830C0A"/>
    <w:rsid w:val="00830CE4"/>
    <w:rsid w:val="008320B3"/>
    <w:rsid w:val="00832DCA"/>
    <w:rsid w:val="0083320A"/>
    <w:rsid w:val="00833954"/>
    <w:rsid w:val="008345B0"/>
    <w:rsid w:val="00834867"/>
    <w:rsid w:val="00834E3C"/>
    <w:rsid w:val="00836AAB"/>
    <w:rsid w:val="00840340"/>
    <w:rsid w:val="00842259"/>
    <w:rsid w:val="00843BC6"/>
    <w:rsid w:val="00845F4B"/>
    <w:rsid w:val="00846701"/>
    <w:rsid w:val="0085049A"/>
    <w:rsid w:val="0085181A"/>
    <w:rsid w:val="00853AC8"/>
    <w:rsid w:val="00854518"/>
    <w:rsid w:val="00854F52"/>
    <w:rsid w:val="00855E93"/>
    <w:rsid w:val="0085694C"/>
    <w:rsid w:val="00857531"/>
    <w:rsid w:val="00860FAB"/>
    <w:rsid w:val="00862959"/>
    <w:rsid w:val="00862E97"/>
    <w:rsid w:val="008637A6"/>
    <w:rsid w:val="00863ED7"/>
    <w:rsid w:val="0086666B"/>
    <w:rsid w:val="00867D1D"/>
    <w:rsid w:val="00870ED0"/>
    <w:rsid w:val="008712CE"/>
    <w:rsid w:val="00873597"/>
    <w:rsid w:val="00876602"/>
    <w:rsid w:val="00880410"/>
    <w:rsid w:val="00880A39"/>
    <w:rsid w:val="00881063"/>
    <w:rsid w:val="00881188"/>
    <w:rsid w:val="0088205C"/>
    <w:rsid w:val="00883F2D"/>
    <w:rsid w:val="00884CFF"/>
    <w:rsid w:val="00885169"/>
    <w:rsid w:val="00886204"/>
    <w:rsid w:val="00887CDD"/>
    <w:rsid w:val="00890D1B"/>
    <w:rsid w:val="00891050"/>
    <w:rsid w:val="00891BB9"/>
    <w:rsid w:val="00894EE0"/>
    <w:rsid w:val="00895336"/>
    <w:rsid w:val="00896C66"/>
    <w:rsid w:val="00897605"/>
    <w:rsid w:val="00897E82"/>
    <w:rsid w:val="008A063B"/>
    <w:rsid w:val="008A15ED"/>
    <w:rsid w:val="008A523E"/>
    <w:rsid w:val="008A7E15"/>
    <w:rsid w:val="008B28A6"/>
    <w:rsid w:val="008B48C6"/>
    <w:rsid w:val="008B6287"/>
    <w:rsid w:val="008B73DB"/>
    <w:rsid w:val="008B79AB"/>
    <w:rsid w:val="008C095C"/>
    <w:rsid w:val="008C0B78"/>
    <w:rsid w:val="008C0EEE"/>
    <w:rsid w:val="008C1BF5"/>
    <w:rsid w:val="008C4498"/>
    <w:rsid w:val="008C733D"/>
    <w:rsid w:val="008C7D0C"/>
    <w:rsid w:val="008C7E99"/>
    <w:rsid w:val="008D06C3"/>
    <w:rsid w:val="008D16DE"/>
    <w:rsid w:val="008D2A96"/>
    <w:rsid w:val="008D3B9B"/>
    <w:rsid w:val="008D52CD"/>
    <w:rsid w:val="008D799B"/>
    <w:rsid w:val="008E0739"/>
    <w:rsid w:val="008E2EF1"/>
    <w:rsid w:val="008E3B57"/>
    <w:rsid w:val="008E7B4E"/>
    <w:rsid w:val="008F196D"/>
    <w:rsid w:val="008F23A2"/>
    <w:rsid w:val="008F546A"/>
    <w:rsid w:val="008F6E96"/>
    <w:rsid w:val="008F7944"/>
    <w:rsid w:val="00900284"/>
    <w:rsid w:val="009012C1"/>
    <w:rsid w:val="009073D7"/>
    <w:rsid w:val="00910B48"/>
    <w:rsid w:val="009113D3"/>
    <w:rsid w:val="009137B5"/>
    <w:rsid w:val="00913A9A"/>
    <w:rsid w:val="00913D9E"/>
    <w:rsid w:val="00916191"/>
    <w:rsid w:val="0092012D"/>
    <w:rsid w:val="00922028"/>
    <w:rsid w:val="00924C04"/>
    <w:rsid w:val="009268CB"/>
    <w:rsid w:val="00926962"/>
    <w:rsid w:val="00930B35"/>
    <w:rsid w:val="00931CAC"/>
    <w:rsid w:val="00934291"/>
    <w:rsid w:val="0093478F"/>
    <w:rsid w:val="00934AB3"/>
    <w:rsid w:val="0093541D"/>
    <w:rsid w:val="00936836"/>
    <w:rsid w:val="00937EB5"/>
    <w:rsid w:val="00940578"/>
    <w:rsid w:val="00941943"/>
    <w:rsid w:val="00942298"/>
    <w:rsid w:val="009426C4"/>
    <w:rsid w:val="00942C14"/>
    <w:rsid w:val="009439CC"/>
    <w:rsid w:val="009441EA"/>
    <w:rsid w:val="00944DFF"/>
    <w:rsid w:val="009469CC"/>
    <w:rsid w:val="00946F27"/>
    <w:rsid w:val="009529CD"/>
    <w:rsid w:val="00952CE8"/>
    <w:rsid w:val="00953C90"/>
    <w:rsid w:val="00955D00"/>
    <w:rsid w:val="00955D97"/>
    <w:rsid w:val="009572FF"/>
    <w:rsid w:val="0095789C"/>
    <w:rsid w:val="009578BB"/>
    <w:rsid w:val="009605AA"/>
    <w:rsid w:val="00960C5B"/>
    <w:rsid w:val="009630DE"/>
    <w:rsid w:val="00974A79"/>
    <w:rsid w:val="009755C4"/>
    <w:rsid w:val="00976F4E"/>
    <w:rsid w:val="00977167"/>
    <w:rsid w:val="009806FE"/>
    <w:rsid w:val="009824BA"/>
    <w:rsid w:val="0098310B"/>
    <w:rsid w:val="009841DA"/>
    <w:rsid w:val="00985571"/>
    <w:rsid w:val="00986491"/>
    <w:rsid w:val="00986796"/>
    <w:rsid w:val="00991451"/>
    <w:rsid w:val="0099178D"/>
    <w:rsid w:val="00991A68"/>
    <w:rsid w:val="00991A6C"/>
    <w:rsid w:val="00991E94"/>
    <w:rsid w:val="00993323"/>
    <w:rsid w:val="00993B10"/>
    <w:rsid w:val="00995604"/>
    <w:rsid w:val="009A2118"/>
    <w:rsid w:val="009A2432"/>
    <w:rsid w:val="009A38EF"/>
    <w:rsid w:val="009A53F5"/>
    <w:rsid w:val="009B094C"/>
    <w:rsid w:val="009B1A98"/>
    <w:rsid w:val="009B3E33"/>
    <w:rsid w:val="009B457B"/>
    <w:rsid w:val="009B4D27"/>
    <w:rsid w:val="009B4D34"/>
    <w:rsid w:val="009B77A5"/>
    <w:rsid w:val="009B7A96"/>
    <w:rsid w:val="009B7F4E"/>
    <w:rsid w:val="009C16D1"/>
    <w:rsid w:val="009C2D9A"/>
    <w:rsid w:val="009C327A"/>
    <w:rsid w:val="009C5FE3"/>
    <w:rsid w:val="009D135A"/>
    <w:rsid w:val="009D19C7"/>
    <w:rsid w:val="009D215C"/>
    <w:rsid w:val="009D2A74"/>
    <w:rsid w:val="009D3B0B"/>
    <w:rsid w:val="009D6CA3"/>
    <w:rsid w:val="009E0464"/>
    <w:rsid w:val="009E2B48"/>
    <w:rsid w:val="009E4374"/>
    <w:rsid w:val="009E4CCE"/>
    <w:rsid w:val="009E514F"/>
    <w:rsid w:val="009E6093"/>
    <w:rsid w:val="009E759A"/>
    <w:rsid w:val="009F0C12"/>
    <w:rsid w:val="009F13A2"/>
    <w:rsid w:val="009F3267"/>
    <w:rsid w:val="009F4C9D"/>
    <w:rsid w:val="009F6503"/>
    <w:rsid w:val="009F6791"/>
    <w:rsid w:val="00A00FC2"/>
    <w:rsid w:val="00A01B7C"/>
    <w:rsid w:val="00A02958"/>
    <w:rsid w:val="00A05456"/>
    <w:rsid w:val="00A06D8F"/>
    <w:rsid w:val="00A14F7A"/>
    <w:rsid w:val="00A15EAB"/>
    <w:rsid w:val="00A203DC"/>
    <w:rsid w:val="00A219B7"/>
    <w:rsid w:val="00A2234B"/>
    <w:rsid w:val="00A228D5"/>
    <w:rsid w:val="00A2399D"/>
    <w:rsid w:val="00A23F54"/>
    <w:rsid w:val="00A25F4B"/>
    <w:rsid w:val="00A2665A"/>
    <w:rsid w:val="00A2679A"/>
    <w:rsid w:val="00A26978"/>
    <w:rsid w:val="00A34966"/>
    <w:rsid w:val="00A35428"/>
    <w:rsid w:val="00A400F1"/>
    <w:rsid w:val="00A40751"/>
    <w:rsid w:val="00A41D27"/>
    <w:rsid w:val="00A4355A"/>
    <w:rsid w:val="00A43E03"/>
    <w:rsid w:val="00A44135"/>
    <w:rsid w:val="00A4582B"/>
    <w:rsid w:val="00A45918"/>
    <w:rsid w:val="00A47B6B"/>
    <w:rsid w:val="00A51F26"/>
    <w:rsid w:val="00A52AFA"/>
    <w:rsid w:val="00A52C79"/>
    <w:rsid w:val="00A53FCA"/>
    <w:rsid w:val="00A54AE6"/>
    <w:rsid w:val="00A56254"/>
    <w:rsid w:val="00A57B60"/>
    <w:rsid w:val="00A57E4D"/>
    <w:rsid w:val="00A6146A"/>
    <w:rsid w:val="00A6170F"/>
    <w:rsid w:val="00A62308"/>
    <w:rsid w:val="00A64094"/>
    <w:rsid w:val="00A64EC9"/>
    <w:rsid w:val="00A64FEB"/>
    <w:rsid w:val="00A64FFE"/>
    <w:rsid w:val="00A671FC"/>
    <w:rsid w:val="00A70512"/>
    <w:rsid w:val="00A711EB"/>
    <w:rsid w:val="00A7277C"/>
    <w:rsid w:val="00A74BBA"/>
    <w:rsid w:val="00A74C00"/>
    <w:rsid w:val="00A75044"/>
    <w:rsid w:val="00A76E4A"/>
    <w:rsid w:val="00A779F9"/>
    <w:rsid w:val="00A80A84"/>
    <w:rsid w:val="00A834A2"/>
    <w:rsid w:val="00A83F92"/>
    <w:rsid w:val="00A87A0F"/>
    <w:rsid w:val="00A9002D"/>
    <w:rsid w:val="00A90134"/>
    <w:rsid w:val="00A93004"/>
    <w:rsid w:val="00A94357"/>
    <w:rsid w:val="00A94447"/>
    <w:rsid w:val="00A94A3E"/>
    <w:rsid w:val="00A94A6C"/>
    <w:rsid w:val="00A95145"/>
    <w:rsid w:val="00A957F9"/>
    <w:rsid w:val="00A97351"/>
    <w:rsid w:val="00A978D1"/>
    <w:rsid w:val="00AA198D"/>
    <w:rsid w:val="00AA2393"/>
    <w:rsid w:val="00AA2AFA"/>
    <w:rsid w:val="00AA2D2C"/>
    <w:rsid w:val="00AA2E19"/>
    <w:rsid w:val="00AA6CC6"/>
    <w:rsid w:val="00AB0858"/>
    <w:rsid w:val="00AB3983"/>
    <w:rsid w:val="00AB3BD0"/>
    <w:rsid w:val="00AB477B"/>
    <w:rsid w:val="00AB5012"/>
    <w:rsid w:val="00AB52F4"/>
    <w:rsid w:val="00AB53A4"/>
    <w:rsid w:val="00AB5F8A"/>
    <w:rsid w:val="00AB72AB"/>
    <w:rsid w:val="00AB738E"/>
    <w:rsid w:val="00AC1DD3"/>
    <w:rsid w:val="00AC20F3"/>
    <w:rsid w:val="00AC233D"/>
    <w:rsid w:val="00AC452B"/>
    <w:rsid w:val="00AC52FB"/>
    <w:rsid w:val="00AC6404"/>
    <w:rsid w:val="00AC7D7A"/>
    <w:rsid w:val="00AD0387"/>
    <w:rsid w:val="00AD0806"/>
    <w:rsid w:val="00AD139B"/>
    <w:rsid w:val="00AD1684"/>
    <w:rsid w:val="00AD184B"/>
    <w:rsid w:val="00AD62A6"/>
    <w:rsid w:val="00AD7DE2"/>
    <w:rsid w:val="00AE014F"/>
    <w:rsid w:val="00AE3EA0"/>
    <w:rsid w:val="00AE4D65"/>
    <w:rsid w:val="00AE5C1C"/>
    <w:rsid w:val="00AE641F"/>
    <w:rsid w:val="00AF12C7"/>
    <w:rsid w:val="00AF20B8"/>
    <w:rsid w:val="00AF35BA"/>
    <w:rsid w:val="00AF45D6"/>
    <w:rsid w:val="00AF5410"/>
    <w:rsid w:val="00AF57BE"/>
    <w:rsid w:val="00AF7709"/>
    <w:rsid w:val="00AF7F04"/>
    <w:rsid w:val="00B00DA5"/>
    <w:rsid w:val="00B0341C"/>
    <w:rsid w:val="00B04054"/>
    <w:rsid w:val="00B0473C"/>
    <w:rsid w:val="00B04B27"/>
    <w:rsid w:val="00B04C73"/>
    <w:rsid w:val="00B07A0E"/>
    <w:rsid w:val="00B11C93"/>
    <w:rsid w:val="00B11CD6"/>
    <w:rsid w:val="00B12C4C"/>
    <w:rsid w:val="00B15F8E"/>
    <w:rsid w:val="00B17141"/>
    <w:rsid w:val="00B17187"/>
    <w:rsid w:val="00B17B65"/>
    <w:rsid w:val="00B206F5"/>
    <w:rsid w:val="00B21BDD"/>
    <w:rsid w:val="00B2214E"/>
    <w:rsid w:val="00B24DCE"/>
    <w:rsid w:val="00B257A2"/>
    <w:rsid w:val="00B25EF2"/>
    <w:rsid w:val="00B25F5A"/>
    <w:rsid w:val="00B262B3"/>
    <w:rsid w:val="00B26824"/>
    <w:rsid w:val="00B32169"/>
    <w:rsid w:val="00B32C92"/>
    <w:rsid w:val="00B33C20"/>
    <w:rsid w:val="00B3491F"/>
    <w:rsid w:val="00B349EB"/>
    <w:rsid w:val="00B35D06"/>
    <w:rsid w:val="00B3636A"/>
    <w:rsid w:val="00B36528"/>
    <w:rsid w:val="00B41041"/>
    <w:rsid w:val="00B42AD8"/>
    <w:rsid w:val="00B43218"/>
    <w:rsid w:val="00B43629"/>
    <w:rsid w:val="00B4448E"/>
    <w:rsid w:val="00B46672"/>
    <w:rsid w:val="00B46950"/>
    <w:rsid w:val="00B527F1"/>
    <w:rsid w:val="00B552C8"/>
    <w:rsid w:val="00B573AA"/>
    <w:rsid w:val="00B6004D"/>
    <w:rsid w:val="00B61C47"/>
    <w:rsid w:val="00B64161"/>
    <w:rsid w:val="00B641DB"/>
    <w:rsid w:val="00B64CCC"/>
    <w:rsid w:val="00B70902"/>
    <w:rsid w:val="00B70FA1"/>
    <w:rsid w:val="00B736FC"/>
    <w:rsid w:val="00B73DFF"/>
    <w:rsid w:val="00B7403F"/>
    <w:rsid w:val="00B74186"/>
    <w:rsid w:val="00B74649"/>
    <w:rsid w:val="00B769B2"/>
    <w:rsid w:val="00B76A61"/>
    <w:rsid w:val="00B76B36"/>
    <w:rsid w:val="00B76FE5"/>
    <w:rsid w:val="00B77174"/>
    <w:rsid w:val="00B77F86"/>
    <w:rsid w:val="00B81F8D"/>
    <w:rsid w:val="00B81FCD"/>
    <w:rsid w:val="00B8402B"/>
    <w:rsid w:val="00B84748"/>
    <w:rsid w:val="00B878B1"/>
    <w:rsid w:val="00B915B9"/>
    <w:rsid w:val="00B928D4"/>
    <w:rsid w:val="00B937A8"/>
    <w:rsid w:val="00B93C39"/>
    <w:rsid w:val="00B957E6"/>
    <w:rsid w:val="00B962D4"/>
    <w:rsid w:val="00B9729C"/>
    <w:rsid w:val="00B97A69"/>
    <w:rsid w:val="00BA0AFA"/>
    <w:rsid w:val="00BA0E12"/>
    <w:rsid w:val="00BA1C7E"/>
    <w:rsid w:val="00BA21F0"/>
    <w:rsid w:val="00BA5A3C"/>
    <w:rsid w:val="00BA652B"/>
    <w:rsid w:val="00BB0727"/>
    <w:rsid w:val="00BB0FE5"/>
    <w:rsid w:val="00BB3E93"/>
    <w:rsid w:val="00BB4152"/>
    <w:rsid w:val="00BB53D1"/>
    <w:rsid w:val="00BB5AF1"/>
    <w:rsid w:val="00BB5BAB"/>
    <w:rsid w:val="00BB6E1E"/>
    <w:rsid w:val="00BC0481"/>
    <w:rsid w:val="00BC26C1"/>
    <w:rsid w:val="00BC6519"/>
    <w:rsid w:val="00BC6E3D"/>
    <w:rsid w:val="00BC7908"/>
    <w:rsid w:val="00BC7F1D"/>
    <w:rsid w:val="00BD148E"/>
    <w:rsid w:val="00BD1C41"/>
    <w:rsid w:val="00BD20E5"/>
    <w:rsid w:val="00BD2A67"/>
    <w:rsid w:val="00BD39E4"/>
    <w:rsid w:val="00BD4A10"/>
    <w:rsid w:val="00BD5879"/>
    <w:rsid w:val="00BD7411"/>
    <w:rsid w:val="00BD78CA"/>
    <w:rsid w:val="00BD7B17"/>
    <w:rsid w:val="00BD7FD2"/>
    <w:rsid w:val="00BE0620"/>
    <w:rsid w:val="00BE0C85"/>
    <w:rsid w:val="00BE14DE"/>
    <w:rsid w:val="00BE1FE2"/>
    <w:rsid w:val="00BE43A9"/>
    <w:rsid w:val="00BE5687"/>
    <w:rsid w:val="00BE6B59"/>
    <w:rsid w:val="00BF0204"/>
    <w:rsid w:val="00BF2A3C"/>
    <w:rsid w:val="00BF3A2F"/>
    <w:rsid w:val="00BF4159"/>
    <w:rsid w:val="00BF4968"/>
    <w:rsid w:val="00C013BE"/>
    <w:rsid w:val="00C02B96"/>
    <w:rsid w:val="00C07DF9"/>
    <w:rsid w:val="00C103E9"/>
    <w:rsid w:val="00C1108A"/>
    <w:rsid w:val="00C11BCA"/>
    <w:rsid w:val="00C14C7B"/>
    <w:rsid w:val="00C16073"/>
    <w:rsid w:val="00C16A40"/>
    <w:rsid w:val="00C20670"/>
    <w:rsid w:val="00C23424"/>
    <w:rsid w:val="00C30122"/>
    <w:rsid w:val="00C30A66"/>
    <w:rsid w:val="00C32D32"/>
    <w:rsid w:val="00C33D3A"/>
    <w:rsid w:val="00C33DBA"/>
    <w:rsid w:val="00C342D3"/>
    <w:rsid w:val="00C34313"/>
    <w:rsid w:val="00C35469"/>
    <w:rsid w:val="00C3556D"/>
    <w:rsid w:val="00C3745C"/>
    <w:rsid w:val="00C40482"/>
    <w:rsid w:val="00C409B0"/>
    <w:rsid w:val="00C40F99"/>
    <w:rsid w:val="00C410F6"/>
    <w:rsid w:val="00C416D8"/>
    <w:rsid w:val="00C4177A"/>
    <w:rsid w:val="00C4252D"/>
    <w:rsid w:val="00C432D1"/>
    <w:rsid w:val="00C43A37"/>
    <w:rsid w:val="00C444EF"/>
    <w:rsid w:val="00C4650F"/>
    <w:rsid w:val="00C4697F"/>
    <w:rsid w:val="00C50639"/>
    <w:rsid w:val="00C51C77"/>
    <w:rsid w:val="00C603B8"/>
    <w:rsid w:val="00C6178F"/>
    <w:rsid w:val="00C64887"/>
    <w:rsid w:val="00C65788"/>
    <w:rsid w:val="00C6720C"/>
    <w:rsid w:val="00C709C4"/>
    <w:rsid w:val="00C7176D"/>
    <w:rsid w:val="00C71B6A"/>
    <w:rsid w:val="00C726E8"/>
    <w:rsid w:val="00C72BFF"/>
    <w:rsid w:val="00C73904"/>
    <w:rsid w:val="00C73AAA"/>
    <w:rsid w:val="00C750C2"/>
    <w:rsid w:val="00C75556"/>
    <w:rsid w:val="00C76BB9"/>
    <w:rsid w:val="00C7743D"/>
    <w:rsid w:val="00C77E11"/>
    <w:rsid w:val="00C77E5B"/>
    <w:rsid w:val="00C81AF2"/>
    <w:rsid w:val="00C82042"/>
    <w:rsid w:val="00C82660"/>
    <w:rsid w:val="00C83043"/>
    <w:rsid w:val="00C83650"/>
    <w:rsid w:val="00C8499C"/>
    <w:rsid w:val="00C85DD0"/>
    <w:rsid w:val="00C86B5D"/>
    <w:rsid w:val="00C87C57"/>
    <w:rsid w:val="00C90CD7"/>
    <w:rsid w:val="00C91267"/>
    <w:rsid w:val="00C9456A"/>
    <w:rsid w:val="00C95D40"/>
    <w:rsid w:val="00C96B1F"/>
    <w:rsid w:val="00C96C2C"/>
    <w:rsid w:val="00C9795B"/>
    <w:rsid w:val="00CA0865"/>
    <w:rsid w:val="00CA0A0A"/>
    <w:rsid w:val="00CA2555"/>
    <w:rsid w:val="00CA36D3"/>
    <w:rsid w:val="00CA42B2"/>
    <w:rsid w:val="00CA52FB"/>
    <w:rsid w:val="00CA5F7F"/>
    <w:rsid w:val="00CA79EF"/>
    <w:rsid w:val="00CB3CD5"/>
    <w:rsid w:val="00CB4134"/>
    <w:rsid w:val="00CB5BCD"/>
    <w:rsid w:val="00CB5F1A"/>
    <w:rsid w:val="00CB6386"/>
    <w:rsid w:val="00CB6A93"/>
    <w:rsid w:val="00CC02D1"/>
    <w:rsid w:val="00CC3531"/>
    <w:rsid w:val="00CC36E2"/>
    <w:rsid w:val="00CC4EBC"/>
    <w:rsid w:val="00CC6A89"/>
    <w:rsid w:val="00CC7336"/>
    <w:rsid w:val="00CC790D"/>
    <w:rsid w:val="00CD06EB"/>
    <w:rsid w:val="00CD099D"/>
    <w:rsid w:val="00CD0BFC"/>
    <w:rsid w:val="00CD1897"/>
    <w:rsid w:val="00CD1F6A"/>
    <w:rsid w:val="00CD4E44"/>
    <w:rsid w:val="00CD51CF"/>
    <w:rsid w:val="00CD54D5"/>
    <w:rsid w:val="00CD57F4"/>
    <w:rsid w:val="00CD6374"/>
    <w:rsid w:val="00CD7896"/>
    <w:rsid w:val="00CE0BD1"/>
    <w:rsid w:val="00CE1F6B"/>
    <w:rsid w:val="00CE2ED6"/>
    <w:rsid w:val="00CE3886"/>
    <w:rsid w:val="00CE49AE"/>
    <w:rsid w:val="00CE6C86"/>
    <w:rsid w:val="00CE78B7"/>
    <w:rsid w:val="00CF17AC"/>
    <w:rsid w:val="00CF704D"/>
    <w:rsid w:val="00CF7374"/>
    <w:rsid w:val="00D00CED"/>
    <w:rsid w:val="00D0282E"/>
    <w:rsid w:val="00D03833"/>
    <w:rsid w:val="00D048C4"/>
    <w:rsid w:val="00D053DF"/>
    <w:rsid w:val="00D0589C"/>
    <w:rsid w:val="00D0671D"/>
    <w:rsid w:val="00D1117B"/>
    <w:rsid w:val="00D15E2E"/>
    <w:rsid w:val="00D15E47"/>
    <w:rsid w:val="00D167C0"/>
    <w:rsid w:val="00D2122A"/>
    <w:rsid w:val="00D21EB0"/>
    <w:rsid w:val="00D2260A"/>
    <w:rsid w:val="00D22B59"/>
    <w:rsid w:val="00D23EE0"/>
    <w:rsid w:val="00D24085"/>
    <w:rsid w:val="00D2758D"/>
    <w:rsid w:val="00D3145C"/>
    <w:rsid w:val="00D3176F"/>
    <w:rsid w:val="00D3406A"/>
    <w:rsid w:val="00D35CFE"/>
    <w:rsid w:val="00D35D97"/>
    <w:rsid w:val="00D41C49"/>
    <w:rsid w:val="00D42212"/>
    <w:rsid w:val="00D4253A"/>
    <w:rsid w:val="00D43252"/>
    <w:rsid w:val="00D43804"/>
    <w:rsid w:val="00D443CC"/>
    <w:rsid w:val="00D44CD9"/>
    <w:rsid w:val="00D471C1"/>
    <w:rsid w:val="00D476DF"/>
    <w:rsid w:val="00D477A0"/>
    <w:rsid w:val="00D505D2"/>
    <w:rsid w:val="00D51E37"/>
    <w:rsid w:val="00D52351"/>
    <w:rsid w:val="00D52572"/>
    <w:rsid w:val="00D52EF1"/>
    <w:rsid w:val="00D5334A"/>
    <w:rsid w:val="00D53ED9"/>
    <w:rsid w:val="00D57352"/>
    <w:rsid w:val="00D57B9A"/>
    <w:rsid w:val="00D60333"/>
    <w:rsid w:val="00D604E4"/>
    <w:rsid w:val="00D61639"/>
    <w:rsid w:val="00D61C12"/>
    <w:rsid w:val="00D62059"/>
    <w:rsid w:val="00D62123"/>
    <w:rsid w:val="00D63741"/>
    <w:rsid w:val="00D638A5"/>
    <w:rsid w:val="00D64976"/>
    <w:rsid w:val="00D6593E"/>
    <w:rsid w:val="00D65E92"/>
    <w:rsid w:val="00D66E71"/>
    <w:rsid w:val="00D7058C"/>
    <w:rsid w:val="00D70B7A"/>
    <w:rsid w:val="00D70D5E"/>
    <w:rsid w:val="00D7115A"/>
    <w:rsid w:val="00D72C13"/>
    <w:rsid w:val="00D72C98"/>
    <w:rsid w:val="00D73567"/>
    <w:rsid w:val="00D744AC"/>
    <w:rsid w:val="00D74556"/>
    <w:rsid w:val="00D756BB"/>
    <w:rsid w:val="00D779C2"/>
    <w:rsid w:val="00D80D52"/>
    <w:rsid w:val="00D817F5"/>
    <w:rsid w:val="00D840F4"/>
    <w:rsid w:val="00D8752E"/>
    <w:rsid w:val="00D87F8B"/>
    <w:rsid w:val="00D91654"/>
    <w:rsid w:val="00D91935"/>
    <w:rsid w:val="00D9221A"/>
    <w:rsid w:val="00D92D0D"/>
    <w:rsid w:val="00D936C6"/>
    <w:rsid w:val="00D94755"/>
    <w:rsid w:val="00D96BD3"/>
    <w:rsid w:val="00DA1CE3"/>
    <w:rsid w:val="00DA4229"/>
    <w:rsid w:val="00DA4CB8"/>
    <w:rsid w:val="00DA5AC8"/>
    <w:rsid w:val="00DB0CA1"/>
    <w:rsid w:val="00DB12AE"/>
    <w:rsid w:val="00DB152B"/>
    <w:rsid w:val="00DB2095"/>
    <w:rsid w:val="00DB27EC"/>
    <w:rsid w:val="00DB2847"/>
    <w:rsid w:val="00DB4A94"/>
    <w:rsid w:val="00DB4F23"/>
    <w:rsid w:val="00DB5562"/>
    <w:rsid w:val="00DB5571"/>
    <w:rsid w:val="00DB7615"/>
    <w:rsid w:val="00DB7AD2"/>
    <w:rsid w:val="00DC2549"/>
    <w:rsid w:val="00DC2983"/>
    <w:rsid w:val="00DC2C7A"/>
    <w:rsid w:val="00DC4348"/>
    <w:rsid w:val="00DC4582"/>
    <w:rsid w:val="00DC5E64"/>
    <w:rsid w:val="00DC7094"/>
    <w:rsid w:val="00DC7465"/>
    <w:rsid w:val="00DC7485"/>
    <w:rsid w:val="00DD1C19"/>
    <w:rsid w:val="00DD347D"/>
    <w:rsid w:val="00DD5A36"/>
    <w:rsid w:val="00DE2E7F"/>
    <w:rsid w:val="00DE3A52"/>
    <w:rsid w:val="00DE657D"/>
    <w:rsid w:val="00DE67A2"/>
    <w:rsid w:val="00DE6C34"/>
    <w:rsid w:val="00DF0475"/>
    <w:rsid w:val="00DF0C35"/>
    <w:rsid w:val="00DF1613"/>
    <w:rsid w:val="00DF1BE1"/>
    <w:rsid w:val="00DF285E"/>
    <w:rsid w:val="00DF3556"/>
    <w:rsid w:val="00DF5044"/>
    <w:rsid w:val="00E00046"/>
    <w:rsid w:val="00E01890"/>
    <w:rsid w:val="00E1080C"/>
    <w:rsid w:val="00E14535"/>
    <w:rsid w:val="00E15980"/>
    <w:rsid w:val="00E15AAC"/>
    <w:rsid w:val="00E179AF"/>
    <w:rsid w:val="00E21C9F"/>
    <w:rsid w:val="00E21E92"/>
    <w:rsid w:val="00E23051"/>
    <w:rsid w:val="00E236A0"/>
    <w:rsid w:val="00E23779"/>
    <w:rsid w:val="00E246AB"/>
    <w:rsid w:val="00E252FF"/>
    <w:rsid w:val="00E25F3D"/>
    <w:rsid w:val="00E267DE"/>
    <w:rsid w:val="00E27915"/>
    <w:rsid w:val="00E27AB9"/>
    <w:rsid w:val="00E302FE"/>
    <w:rsid w:val="00E326D0"/>
    <w:rsid w:val="00E3339F"/>
    <w:rsid w:val="00E33AF1"/>
    <w:rsid w:val="00E33AFC"/>
    <w:rsid w:val="00E36057"/>
    <w:rsid w:val="00E41314"/>
    <w:rsid w:val="00E41766"/>
    <w:rsid w:val="00E41AAD"/>
    <w:rsid w:val="00E42043"/>
    <w:rsid w:val="00E42153"/>
    <w:rsid w:val="00E432D7"/>
    <w:rsid w:val="00E44116"/>
    <w:rsid w:val="00E449A5"/>
    <w:rsid w:val="00E45B24"/>
    <w:rsid w:val="00E468C7"/>
    <w:rsid w:val="00E46DFC"/>
    <w:rsid w:val="00E471CF"/>
    <w:rsid w:val="00E4740B"/>
    <w:rsid w:val="00E477BA"/>
    <w:rsid w:val="00E500CC"/>
    <w:rsid w:val="00E509DA"/>
    <w:rsid w:val="00E50CA3"/>
    <w:rsid w:val="00E527A3"/>
    <w:rsid w:val="00E537AF"/>
    <w:rsid w:val="00E54B9D"/>
    <w:rsid w:val="00E55222"/>
    <w:rsid w:val="00E55DBC"/>
    <w:rsid w:val="00E561B0"/>
    <w:rsid w:val="00E56576"/>
    <w:rsid w:val="00E56FEA"/>
    <w:rsid w:val="00E631B8"/>
    <w:rsid w:val="00E636D8"/>
    <w:rsid w:val="00E653A1"/>
    <w:rsid w:val="00E66345"/>
    <w:rsid w:val="00E70639"/>
    <w:rsid w:val="00E70D14"/>
    <w:rsid w:val="00E70D74"/>
    <w:rsid w:val="00E72240"/>
    <w:rsid w:val="00E748C4"/>
    <w:rsid w:val="00E75889"/>
    <w:rsid w:val="00E762FC"/>
    <w:rsid w:val="00E7705A"/>
    <w:rsid w:val="00E77BE5"/>
    <w:rsid w:val="00E81261"/>
    <w:rsid w:val="00E81EB9"/>
    <w:rsid w:val="00E83DE4"/>
    <w:rsid w:val="00E84510"/>
    <w:rsid w:val="00E85720"/>
    <w:rsid w:val="00E85DB1"/>
    <w:rsid w:val="00E86100"/>
    <w:rsid w:val="00E92D9B"/>
    <w:rsid w:val="00E9322D"/>
    <w:rsid w:val="00E94BAC"/>
    <w:rsid w:val="00E94F52"/>
    <w:rsid w:val="00E954CF"/>
    <w:rsid w:val="00EA2DFB"/>
    <w:rsid w:val="00EA3039"/>
    <w:rsid w:val="00EA4B72"/>
    <w:rsid w:val="00EA608D"/>
    <w:rsid w:val="00EA695F"/>
    <w:rsid w:val="00EA7D74"/>
    <w:rsid w:val="00EB3850"/>
    <w:rsid w:val="00EB3C88"/>
    <w:rsid w:val="00EB41D2"/>
    <w:rsid w:val="00EB78C4"/>
    <w:rsid w:val="00EC034D"/>
    <w:rsid w:val="00EC3986"/>
    <w:rsid w:val="00EC3C7A"/>
    <w:rsid w:val="00EC4512"/>
    <w:rsid w:val="00EC4B93"/>
    <w:rsid w:val="00EC50AB"/>
    <w:rsid w:val="00EC6EF8"/>
    <w:rsid w:val="00ED00B7"/>
    <w:rsid w:val="00ED138C"/>
    <w:rsid w:val="00ED13EB"/>
    <w:rsid w:val="00ED39E0"/>
    <w:rsid w:val="00ED58FE"/>
    <w:rsid w:val="00ED75A3"/>
    <w:rsid w:val="00EE0F73"/>
    <w:rsid w:val="00EE3ADA"/>
    <w:rsid w:val="00EE410C"/>
    <w:rsid w:val="00EE46AE"/>
    <w:rsid w:val="00EE6657"/>
    <w:rsid w:val="00EF1DD6"/>
    <w:rsid w:val="00EF46FA"/>
    <w:rsid w:val="00EF4C8F"/>
    <w:rsid w:val="00EF4E03"/>
    <w:rsid w:val="00EF58A3"/>
    <w:rsid w:val="00F015B2"/>
    <w:rsid w:val="00F029DF"/>
    <w:rsid w:val="00F02F9F"/>
    <w:rsid w:val="00F030B3"/>
    <w:rsid w:val="00F0316D"/>
    <w:rsid w:val="00F05C99"/>
    <w:rsid w:val="00F06AFC"/>
    <w:rsid w:val="00F10AE8"/>
    <w:rsid w:val="00F12A54"/>
    <w:rsid w:val="00F12D41"/>
    <w:rsid w:val="00F1425C"/>
    <w:rsid w:val="00F14B3B"/>
    <w:rsid w:val="00F151A1"/>
    <w:rsid w:val="00F152EB"/>
    <w:rsid w:val="00F15BE7"/>
    <w:rsid w:val="00F176D7"/>
    <w:rsid w:val="00F17CA1"/>
    <w:rsid w:val="00F2116E"/>
    <w:rsid w:val="00F21A04"/>
    <w:rsid w:val="00F22166"/>
    <w:rsid w:val="00F23AE1"/>
    <w:rsid w:val="00F23DBB"/>
    <w:rsid w:val="00F24DF6"/>
    <w:rsid w:val="00F257D0"/>
    <w:rsid w:val="00F25CF1"/>
    <w:rsid w:val="00F27D0F"/>
    <w:rsid w:val="00F30257"/>
    <w:rsid w:val="00F3167C"/>
    <w:rsid w:val="00F317FC"/>
    <w:rsid w:val="00F332BC"/>
    <w:rsid w:val="00F33AC6"/>
    <w:rsid w:val="00F33D4B"/>
    <w:rsid w:val="00F34C33"/>
    <w:rsid w:val="00F3582A"/>
    <w:rsid w:val="00F359D5"/>
    <w:rsid w:val="00F369BA"/>
    <w:rsid w:val="00F36A2D"/>
    <w:rsid w:val="00F406B9"/>
    <w:rsid w:val="00F4207A"/>
    <w:rsid w:val="00F424AC"/>
    <w:rsid w:val="00F43510"/>
    <w:rsid w:val="00F464C7"/>
    <w:rsid w:val="00F4665A"/>
    <w:rsid w:val="00F46CC7"/>
    <w:rsid w:val="00F47146"/>
    <w:rsid w:val="00F50B22"/>
    <w:rsid w:val="00F50C3D"/>
    <w:rsid w:val="00F51B91"/>
    <w:rsid w:val="00F52930"/>
    <w:rsid w:val="00F53089"/>
    <w:rsid w:val="00F53176"/>
    <w:rsid w:val="00F6165E"/>
    <w:rsid w:val="00F619A9"/>
    <w:rsid w:val="00F62F74"/>
    <w:rsid w:val="00F6338C"/>
    <w:rsid w:val="00F64306"/>
    <w:rsid w:val="00F655CE"/>
    <w:rsid w:val="00F65C5F"/>
    <w:rsid w:val="00F668F3"/>
    <w:rsid w:val="00F704D8"/>
    <w:rsid w:val="00F706A3"/>
    <w:rsid w:val="00F713A0"/>
    <w:rsid w:val="00F71748"/>
    <w:rsid w:val="00F71F93"/>
    <w:rsid w:val="00F72688"/>
    <w:rsid w:val="00F72FEB"/>
    <w:rsid w:val="00F76A16"/>
    <w:rsid w:val="00F77EA5"/>
    <w:rsid w:val="00F83017"/>
    <w:rsid w:val="00F8491D"/>
    <w:rsid w:val="00F8732C"/>
    <w:rsid w:val="00F877BD"/>
    <w:rsid w:val="00F90AD2"/>
    <w:rsid w:val="00F92A20"/>
    <w:rsid w:val="00F92C82"/>
    <w:rsid w:val="00F92F99"/>
    <w:rsid w:val="00F94F59"/>
    <w:rsid w:val="00F95601"/>
    <w:rsid w:val="00F961E6"/>
    <w:rsid w:val="00F963B2"/>
    <w:rsid w:val="00F964F4"/>
    <w:rsid w:val="00F96B3A"/>
    <w:rsid w:val="00FA0707"/>
    <w:rsid w:val="00FA1047"/>
    <w:rsid w:val="00FA1221"/>
    <w:rsid w:val="00FA1A1A"/>
    <w:rsid w:val="00FA1EB1"/>
    <w:rsid w:val="00FA2258"/>
    <w:rsid w:val="00FA3080"/>
    <w:rsid w:val="00FA4E2A"/>
    <w:rsid w:val="00FA5111"/>
    <w:rsid w:val="00FB0950"/>
    <w:rsid w:val="00FB0CB3"/>
    <w:rsid w:val="00FB0D23"/>
    <w:rsid w:val="00FB17B3"/>
    <w:rsid w:val="00FB1823"/>
    <w:rsid w:val="00FB1F61"/>
    <w:rsid w:val="00FB20DC"/>
    <w:rsid w:val="00FB2C5D"/>
    <w:rsid w:val="00FB2D9C"/>
    <w:rsid w:val="00FB5E41"/>
    <w:rsid w:val="00FB639A"/>
    <w:rsid w:val="00FB783E"/>
    <w:rsid w:val="00FB7D81"/>
    <w:rsid w:val="00FC2604"/>
    <w:rsid w:val="00FC2832"/>
    <w:rsid w:val="00FC3234"/>
    <w:rsid w:val="00FC41EA"/>
    <w:rsid w:val="00FC631A"/>
    <w:rsid w:val="00FD1232"/>
    <w:rsid w:val="00FD1A49"/>
    <w:rsid w:val="00FD2411"/>
    <w:rsid w:val="00FD2B1B"/>
    <w:rsid w:val="00FD320B"/>
    <w:rsid w:val="00FD3DBC"/>
    <w:rsid w:val="00FD3FAF"/>
    <w:rsid w:val="00FD6358"/>
    <w:rsid w:val="00FD6975"/>
    <w:rsid w:val="00FD702D"/>
    <w:rsid w:val="00FE156E"/>
    <w:rsid w:val="00FE1DAB"/>
    <w:rsid w:val="00FE3F16"/>
    <w:rsid w:val="00FE4917"/>
    <w:rsid w:val="00FE5909"/>
    <w:rsid w:val="00FE6161"/>
    <w:rsid w:val="00FE6706"/>
    <w:rsid w:val="00FE6BF0"/>
    <w:rsid w:val="00FE746E"/>
    <w:rsid w:val="00FE7616"/>
    <w:rsid w:val="00FE77D8"/>
    <w:rsid w:val="00FF01BF"/>
    <w:rsid w:val="00FF0A8C"/>
    <w:rsid w:val="00FF121C"/>
    <w:rsid w:val="00FF1959"/>
    <w:rsid w:val="00FF75D6"/>
    <w:rsid w:val="00FF7952"/>
    <w:rsid w:val="01150EAE"/>
    <w:rsid w:val="04276F12"/>
    <w:rsid w:val="043AC872"/>
    <w:rsid w:val="064EB247"/>
    <w:rsid w:val="0B69FD1D"/>
    <w:rsid w:val="0B8B239E"/>
    <w:rsid w:val="0BAA4AE0"/>
    <w:rsid w:val="1054FEB7"/>
    <w:rsid w:val="107F3248"/>
    <w:rsid w:val="129DC953"/>
    <w:rsid w:val="13110DFD"/>
    <w:rsid w:val="17D5FC1F"/>
    <w:rsid w:val="1800C265"/>
    <w:rsid w:val="1B02F785"/>
    <w:rsid w:val="1B3B3B91"/>
    <w:rsid w:val="1C9E588E"/>
    <w:rsid w:val="1D5B6BFA"/>
    <w:rsid w:val="1E33CFFB"/>
    <w:rsid w:val="24BE5B7B"/>
    <w:rsid w:val="28D8B8EA"/>
    <w:rsid w:val="2A15C2A4"/>
    <w:rsid w:val="2BA4D56E"/>
    <w:rsid w:val="2BB19305"/>
    <w:rsid w:val="2BD88AB2"/>
    <w:rsid w:val="2C688D1A"/>
    <w:rsid w:val="2E045D7B"/>
    <w:rsid w:val="2E58A997"/>
    <w:rsid w:val="322F6E22"/>
    <w:rsid w:val="34739EFF"/>
    <w:rsid w:val="34D08F5B"/>
    <w:rsid w:val="3545BD75"/>
    <w:rsid w:val="360F6F60"/>
    <w:rsid w:val="361709D8"/>
    <w:rsid w:val="36FC41E7"/>
    <w:rsid w:val="37DCA5F5"/>
    <w:rsid w:val="3E08F961"/>
    <w:rsid w:val="3EA378F2"/>
    <w:rsid w:val="44B3D3D1"/>
    <w:rsid w:val="45852034"/>
    <w:rsid w:val="47582C69"/>
    <w:rsid w:val="47764679"/>
    <w:rsid w:val="47F13C1D"/>
    <w:rsid w:val="498DE83E"/>
    <w:rsid w:val="4A8C1A9E"/>
    <w:rsid w:val="4D7709BC"/>
    <w:rsid w:val="4FBB3A99"/>
    <w:rsid w:val="51040062"/>
    <w:rsid w:val="51570AFA"/>
    <w:rsid w:val="52F2DB5B"/>
    <w:rsid w:val="5568BDAA"/>
    <w:rsid w:val="55F99BF4"/>
    <w:rsid w:val="56D478EE"/>
    <w:rsid w:val="57DE4297"/>
    <w:rsid w:val="5D1FD2E2"/>
    <w:rsid w:val="5D3A75FC"/>
    <w:rsid w:val="5EB479C0"/>
    <w:rsid w:val="61B1F3DD"/>
    <w:rsid w:val="634DC43E"/>
    <w:rsid w:val="64424D2B"/>
    <w:rsid w:val="69003E82"/>
    <w:rsid w:val="6E2D2F3B"/>
    <w:rsid w:val="702A469D"/>
    <w:rsid w:val="740E97A7"/>
    <w:rsid w:val="78C3F2F0"/>
    <w:rsid w:val="7ABD06BB"/>
    <w:rsid w:val="7D36DD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AC872"/>
  <w15:chartTrackingRefBased/>
  <w15:docId w15:val="{D0C3F2AC-BCEA-4F91-8C35-91A5F309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519"/>
    <w:pPr>
      <w:spacing w:after="0" w:line="240" w:lineRule="auto"/>
    </w:pPr>
    <w:rPr>
      <w:rFonts w:ascii="Times New Roman" w:eastAsia="Times New Roman" w:hAnsi="Times New Roman" w:cs="Times New Roman"/>
      <w:sz w:val="24"/>
      <w:szCs w:val="24"/>
      <w:lang w:val="en-US" w:eastAsia="en-GB"/>
    </w:rPr>
  </w:style>
  <w:style w:type="paragraph" w:styleId="Heading1">
    <w:name w:val="heading 1"/>
    <w:basedOn w:val="Normal"/>
    <w:next w:val="Normal"/>
    <w:link w:val="Heading1Char"/>
    <w:uiPriority w:val="9"/>
    <w:qFormat/>
    <w:rsid w:val="001073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636C"/>
    <w:pPr>
      <w:keepNext/>
      <w:keepLines/>
      <w:spacing w:before="40"/>
      <w:outlineLvl w:val="1"/>
    </w:pPr>
    <w:rPr>
      <w:rFonts w:asciiTheme="minorHAnsi" w:eastAsiaTheme="majorEastAsia" w:hAnsiTheme="minorHAnsi" w:cstheme="majorBidi"/>
      <w:b/>
      <w:szCs w:val="26"/>
    </w:rPr>
  </w:style>
  <w:style w:type="paragraph" w:styleId="Heading3">
    <w:name w:val="heading 3"/>
    <w:basedOn w:val="Normal"/>
    <w:next w:val="Normal"/>
    <w:link w:val="Heading3Char"/>
    <w:uiPriority w:val="9"/>
    <w:unhideWhenUsed/>
    <w:qFormat/>
    <w:rsid w:val="001C5F3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01B7C"/>
    <w:rPr>
      <w:u w:val="single"/>
    </w:rPr>
  </w:style>
  <w:style w:type="paragraph" w:customStyle="1" w:styleId="BodyA">
    <w:name w:val="Body A"/>
    <w:rsid w:val="00A01B7C"/>
    <w:pPr>
      <w:pBdr>
        <w:top w:val="nil"/>
        <w:left w:val="nil"/>
        <w:bottom w:val="nil"/>
        <w:right w:val="nil"/>
        <w:between w:val="nil"/>
        <w:bar w:val="nil"/>
      </w:pBdr>
      <w:spacing w:after="0" w:line="240" w:lineRule="auto"/>
    </w:pPr>
    <w:rPr>
      <w:rFonts w:ascii="Helvetica" w:eastAsia="Arial Unicode MS" w:hAnsi="Helvetica" w:cs="Arial Unicode MS"/>
      <w:color w:val="000000"/>
      <w:sz w:val="24"/>
      <w:szCs w:val="24"/>
      <w:u w:color="000000"/>
      <w:bdr w:val="nil"/>
      <w:lang w:val="en-US" w:eastAsia="en-GB"/>
    </w:rPr>
  </w:style>
  <w:style w:type="character" w:customStyle="1" w:styleId="None">
    <w:name w:val="None"/>
    <w:rsid w:val="00A01B7C"/>
  </w:style>
  <w:style w:type="paragraph" w:customStyle="1" w:styleId="BodyB">
    <w:name w:val="Body B"/>
    <w:rsid w:val="00A01B7C"/>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de-DE" w:eastAsia="en-GB"/>
    </w:rPr>
  </w:style>
  <w:style w:type="paragraph" w:customStyle="1" w:styleId="BodyC">
    <w:name w:val="Body C"/>
    <w:rsid w:val="00A01B7C"/>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GB"/>
    </w:rPr>
  </w:style>
  <w:style w:type="character" w:styleId="CommentReference">
    <w:name w:val="annotation reference"/>
    <w:basedOn w:val="DefaultParagraphFont"/>
    <w:uiPriority w:val="99"/>
    <w:semiHidden/>
    <w:unhideWhenUsed/>
    <w:rsid w:val="00FD702D"/>
    <w:rPr>
      <w:sz w:val="16"/>
      <w:szCs w:val="16"/>
    </w:rPr>
  </w:style>
  <w:style w:type="paragraph" w:styleId="CommentText">
    <w:name w:val="annotation text"/>
    <w:basedOn w:val="Normal"/>
    <w:link w:val="CommentTextChar"/>
    <w:uiPriority w:val="99"/>
    <w:unhideWhenUsed/>
    <w:qFormat/>
    <w:rsid w:val="00FD702D"/>
    <w:pPr>
      <w:spacing w:after="160"/>
    </w:pPr>
    <w:rPr>
      <w:rFonts w:asciiTheme="minorHAnsi" w:eastAsiaTheme="minorHAnsi" w:hAnsiTheme="minorHAnsi" w:cstheme="minorBidi"/>
      <w:sz w:val="20"/>
      <w:szCs w:val="20"/>
      <w:lang w:val="en-GB" w:eastAsia="en-US"/>
    </w:rPr>
  </w:style>
  <w:style w:type="character" w:customStyle="1" w:styleId="CommentTextChar">
    <w:name w:val="Comment Text Char"/>
    <w:basedOn w:val="DefaultParagraphFont"/>
    <w:link w:val="CommentText"/>
    <w:uiPriority w:val="99"/>
    <w:qFormat/>
    <w:rsid w:val="00FD702D"/>
    <w:rPr>
      <w:sz w:val="20"/>
      <w:szCs w:val="20"/>
    </w:rPr>
  </w:style>
  <w:style w:type="paragraph" w:styleId="CommentSubject">
    <w:name w:val="annotation subject"/>
    <w:basedOn w:val="CommentText"/>
    <w:next w:val="CommentText"/>
    <w:link w:val="CommentSubjectChar"/>
    <w:uiPriority w:val="99"/>
    <w:semiHidden/>
    <w:unhideWhenUsed/>
    <w:rsid w:val="00FD702D"/>
    <w:rPr>
      <w:b/>
      <w:bCs/>
    </w:rPr>
  </w:style>
  <w:style w:type="character" w:customStyle="1" w:styleId="CommentSubjectChar">
    <w:name w:val="Comment Subject Char"/>
    <w:basedOn w:val="CommentTextChar"/>
    <w:link w:val="CommentSubject"/>
    <w:uiPriority w:val="99"/>
    <w:semiHidden/>
    <w:rsid w:val="00FD702D"/>
    <w:rPr>
      <w:b/>
      <w:bCs/>
      <w:sz w:val="20"/>
      <w:szCs w:val="20"/>
    </w:rPr>
  </w:style>
  <w:style w:type="paragraph" w:styleId="ListParagraph">
    <w:name w:val="List Paragraph"/>
    <w:basedOn w:val="Normal"/>
    <w:uiPriority w:val="34"/>
    <w:qFormat/>
    <w:rsid w:val="006F6314"/>
    <w:pPr>
      <w:spacing w:after="160" w:line="259" w:lineRule="auto"/>
      <w:ind w:left="720"/>
      <w:contextualSpacing/>
    </w:pPr>
    <w:rPr>
      <w:rFonts w:asciiTheme="minorHAnsi" w:eastAsiaTheme="minorHAnsi" w:hAnsiTheme="minorHAnsi" w:cstheme="minorBidi"/>
      <w:sz w:val="22"/>
      <w:szCs w:val="22"/>
      <w:lang w:val="en-GB" w:eastAsia="en-US"/>
    </w:rPr>
  </w:style>
  <w:style w:type="paragraph" w:styleId="FootnoteText">
    <w:name w:val="footnote text"/>
    <w:basedOn w:val="Normal"/>
    <w:link w:val="FootnoteTextChar"/>
    <w:uiPriority w:val="99"/>
    <w:semiHidden/>
    <w:unhideWhenUsed/>
    <w:rsid w:val="009C16D1"/>
    <w:rPr>
      <w:rFonts w:asciiTheme="minorHAnsi" w:eastAsiaTheme="minorHAnsi" w:hAnsiTheme="minorHAnsi" w:cstheme="minorBidi"/>
      <w:sz w:val="20"/>
      <w:szCs w:val="20"/>
      <w:lang w:val="en-GB" w:eastAsia="en-US"/>
    </w:rPr>
  </w:style>
  <w:style w:type="character" w:customStyle="1" w:styleId="FootnoteTextChar">
    <w:name w:val="Footnote Text Char"/>
    <w:basedOn w:val="DefaultParagraphFont"/>
    <w:link w:val="FootnoteText"/>
    <w:uiPriority w:val="99"/>
    <w:semiHidden/>
    <w:rsid w:val="009C16D1"/>
    <w:rPr>
      <w:sz w:val="20"/>
      <w:szCs w:val="20"/>
    </w:rPr>
  </w:style>
  <w:style w:type="character" w:styleId="FootnoteReference">
    <w:name w:val="footnote reference"/>
    <w:basedOn w:val="DefaultParagraphFont"/>
    <w:uiPriority w:val="99"/>
    <w:semiHidden/>
    <w:unhideWhenUsed/>
    <w:rsid w:val="009C16D1"/>
    <w:rPr>
      <w:vertAlign w:val="superscript"/>
    </w:rPr>
  </w:style>
  <w:style w:type="paragraph" w:styleId="NormalWeb">
    <w:name w:val="Normal (Web)"/>
    <w:basedOn w:val="Normal"/>
    <w:uiPriority w:val="99"/>
    <w:unhideWhenUsed/>
    <w:rsid w:val="003E0797"/>
    <w:pPr>
      <w:spacing w:before="100" w:beforeAutospacing="1" w:after="100" w:afterAutospacing="1"/>
    </w:pPr>
  </w:style>
  <w:style w:type="paragraph" w:styleId="Header">
    <w:name w:val="header"/>
    <w:basedOn w:val="Normal"/>
    <w:link w:val="HeaderChar"/>
    <w:uiPriority w:val="99"/>
    <w:unhideWhenUsed/>
    <w:rsid w:val="00032644"/>
    <w:pPr>
      <w:tabs>
        <w:tab w:val="center" w:pos="4513"/>
        <w:tab w:val="right" w:pos="9026"/>
      </w:tabs>
    </w:pPr>
    <w:rPr>
      <w:rFonts w:asciiTheme="minorHAnsi" w:eastAsiaTheme="minorHAnsi" w:hAnsiTheme="minorHAnsi" w:cstheme="minorBidi"/>
      <w:sz w:val="22"/>
      <w:szCs w:val="22"/>
      <w:lang w:val="en-GB" w:eastAsia="en-US"/>
    </w:rPr>
  </w:style>
  <w:style w:type="character" w:customStyle="1" w:styleId="HeaderChar">
    <w:name w:val="Header Char"/>
    <w:basedOn w:val="DefaultParagraphFont"/>
    <w:link w:val="Header"/>
    <w:uiPriority w:val="99"/>
    <w:rsid w:val="00032644"/>
  </w:style>
  <w:style w:type="paragraph" w:styleId="Footer">
    <w:name w:val="footer"/>
    <w:basedOn w:val="Normal"/>
    <w:link w:val="FooterChar"/>
    <w:uiPriority w:val="99"/>
    <w:unhideWhenUsed/>
    <w:rsid w:val="00032644"/>
    <w:pPr>
      <w:tabs>
        <w:tab w:val="center" w:pos="4513"/>
        <w:tab w:val="right" w:pos="9026"/>
      </w:tabs>
    </w:pPr>
    <w:rPr>
      <w:rFonts w:asciiTheme="minorHAnsi" w:eastAsiaTheme="minorHAnsi" w:hAnsiTheme="minorHAnsi" w:cstheme="minorBidi"/>
      <w:sz w:val="22"/>
      <w:szCs w:val="22"/>
      <w:lang w:val="en-GB" w:eastAsia="en-US"/>
    </w:rPr>
  </w:style>
  <w:style w:type="character" w:customStyle="1" w:styleId="FooterChar">
    <w:name w:val="Footer Char"/>
    <w:basedOn w:val="DefaultParagraphFont"/>
    <w:link w:val="Footer"/>
    <w:uiPriority w:val="99"/>
    <w:rsid w:val="00032644"/>
  </w:style>
  <w:style w:type="character" w:styleId="UnresolvedMention">
    <w:name w:val="Unresolved Mention"/>
    <w:basedOn w:val="DefaultParagraphFont"/>
    <w:uiPriority w:val="99"/>
    <w:semiHidden/>
    <w:unhideWhenUsed/>
    <w:rsid w:val="008C1BF5"/>
    <w:rPr>
      <w:color w:val="605E5C"/>
      <w:shd w:val="clear" w:color="auto" w:fill="E1DFDD"/>
    </w:rPr>
  </w:style>
  <w:style w:type="character" w:styleId="FollowedHyperlink">
    <w:name w:val="FollowedHyperlink"/>
    <w:basedOn w:val="DefaultParagraphFont"/>
    <w:uiPriority w:val="99"/>
    <w:semiHidden/>
    <w:unhideWhenUsed/>
    <w:rsid w:val="0080735A"/>
    <w:rPr>
      <w:color w:val="954F72" w:themeColor="followedHyperlink"/>
      <w:u w:val="single"/>
    </w:rPr>
  </w:style>
  <w:style w:type="character" w:styleId="Strong">
    <w:name w:val="Strong"/>
    <w:basedOn w:val="DefaultParagraphFont"/>
    <w:uiPriority w:val="22"/>
    <w:qFormat/>
    <w:rsid w:val="00870ED0"/>
    <w:rPr>
      <w:b/>
      <w:bCs/>
    </w:rPr>
  </w:style>
  <w:style w:type="paragraph" w:styleId="Revision">
    <w:name w:val="Revision"/>
    <w:hidden/>
    <w:uiPriority w:val="99"/>
    <w:semiHidden/>
    <w:rsid w:val="00F369BA"/>
    <w:pPr>
      <w:spacing w:after="0" w:line="240" w:lineRule="auto"/>
    </w:pPr>
  </w:style>
  <w:style w:type="character" w:customStyle="1" w:styleId="Heading1Char">
    <w:name w:val="Heading 1 Char"/>
    <w:basedOn w:val="DefaultParagraphFont"/>
    <w:link w:val="Heading1"/>
    <w:uiPriority w:val="9"/>
    <w:rsid w:val="0010736E"/>
    <w:rPr>
      <w:rFonts w:asciiTheme="majorHAnsi" w:eastAsiaTheme="majorEastAsia" w:hAnsiTheme="majorHAnsi" w:cstheme="majorBidi"/>
      <w:color w:val="2F5496" w:themeColor="accent1" w:themeShade="BF"/>
      <w:sz w:val="32"/>
      <w:szCs w:val="32"/>
      <w:lang w:val="en-US" w:eastAsia="en-GB"/>
    </w:rPr>
  </w:style>
  <w:style w:type="character" w:customStyle="1" w:styleId="Heading2Char">
    <w:name w:val="Heading 2 Char"/>
    <w:basedOn w:val="DefaultParagraphFont"/>
    <w:link w:val="Heading2"/>
    <w:uiPriority w:val="9"/>
    <w:rsid w:val="0027636C"/>
    <w:rPr>
      <w:rFonts w:eastAsiaTheme="majorEastAsia" w:cstheme="majorBidi"/>
      <w:b/>
      <w:sz w:val="24"/>
      <w:szCs w:val="26"/>
      <w:lang w:val="en-US" w:eastAsia="en-GB"/>
    </w:rPr>
  </w:style>
  <w:style w:type="table" w:styleId="TableGrid">
    <w:name w:val="Table Grid"/>
    <w:basedOn w:val="TableNormal"/>
    <w:uiPriority w:val="39"/>
    <w:rsid w:val="0045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681497"/>
    <w:rPr>
      <w:color w:val="2B579A"/>
      <w:shd w:val="clear" w:color="auto" w:fill="E1DFDD"/>
    </w:rPr>
  </w:style>
  <w:style w:type="character" w:customStyle="1" w:styleId="Heading3Char">
    <w:name w:val="Heading 3 Char"/>
    <w:basedOn w:val="DefaultParagraphFont"/>
    <w:link w:val="Heading3"/>
    <w:uiPriority w:val="9"/>
    <w:rsid w:val="001C5F36"/>
    <w:rPr>
      <w:rFonts w:asciiTheme="majorHAnsi" w:eastAsiaTheme="majorEastAsia" w:hAnsiTheme="majorHAnsi" w:cstheme="majorBidi"/>
      <w:color w:val="1F3763" w:themeColor="accent1" w:themeShade="7F"/>
      <w:sz w:val="24"/>
      <w:szCs w:val="24"/>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1032">
      <w:bodyDiv w:val="1"/>
      <w:marLeft w:val="0"/>
      <w:marRight w:val="0"/>
      <w:marTop w:val="0"/>
      <w:marBottom w:val="0"/>
      <w:divBdr>
        <w:top w:val="none" w:sz="0" w:space="0" w:color="auto"/>
        <w:left w:val="none" w:sz="0" w:space="0" w:color="auto"/>
        <w:bottom w:val="none" w:sz="0" w:space="0" w:color="auto"/>
        <w:right w:val="none" w:sz="0" w:space="0" w:color="auto"/>
      </w:divBdr>
    </w:div>
    <w:div w:id="71242819">
      <w:bodyDiv w:val="1"/>
      <w:marLeft w:val="0"/>
      <w:marRight w:val="0"/>
      <w:marTop w:val="0"/>
      <w:marBottom w:val="0"/>
      <w:divBdr>
        <w:top w:val="none" w:sz="0" w:space="0" w:color="auto"/>
        <w:left w:val="none" w:sz="0" w:space="0" w:color="auto"/>
        <w:bottom w:val="none" w:sz="0" w:space="0" w:color="auto"/>
        <w:right w:val="none" w:sz="0" w:space="0" w:color="auto"/>
      </w:divBdr>
      <w:divsChild>
        <w:div w:id="1232891518">
          <w:marLeft w:val="0"/>
          <w:marRight w:val="0"/>
          <w:marTop w:val="0"/>
          <w:marBottom w:val="0"/>
          <w:divBdr>
            <w:top w:val="none" w:sz="0" w:space="0" w:color="auto"/>
            <w:left w:val="none" w:sz="0" w:space="0" w:color="auto"/>
            <w:bottom w:val="none" w:sz="0" w:space="0" w:color="auto"/>
            <w:right w:val="none" w:sz="0" w:space="0" w:color="auto"/>
          </w:divBdr>
          <w:divsChild>
            <w:div w:id="1762749763">
              <w:marLeft w:val="0"/>
              <w:marRight w:val="0"/>
              <w:marTop w:val="0"/>
              <w:marBottom w:val="0"/>
              <w:divBdr>
                <w:top w:val="none" w:sz="0" w:space="0" w:color="auto"/>
                <w:left w:val="none" w:sz="0" w:space="0" w:color="auto"/>
                <w:bottom w:val="none" w:sz="0" w:space="0" w:color="auto"/>
                <w:right w:val="none" w:sz="0" w:space="0" w:color="auto"/>
              </w:divBdr>
              <w:divsChild>
                <w:div w:id="15365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55089">
      <w:bodyDiv w:val="1"/>
      <w:marLeft w:val="0"/>
      <w:marRight w:val="0"/>
      <w:marTop w:val="0"/>
      <w:marBottom w:val="0"/>
      <w:divBdr>
        <w:top w:val="none" w:sz="0" w:space="0" w:color="auto"/>
        <w:left w:val="none" w:sz="0" w:space="0" w:color="auto"/>
        <w:bottom w:val="none" w:sz="0" w:space="0" w:color="auto"/>
        <w:right w:val="none" w:sz="0" w:space="0" w:color="auto"/>
      </w:divBdr>
    </w:div>
    <w:div w:id="389501155">
      <w:bodyDiv w:val="1"/>
      <w:marLeft w:val="0"/>
      <w:marRight w:val="0"/>
      <w:marTop w:val="0"/>
      <w:marBottom w:val="0"/>
      <w:divBdr>
        <w:top w:val="none" w:sz="0" w:space="0" w:color="auto"/>
        <w:left w:val="none" w:sz="0" w:space="0" w:color="auto"/>
        <w:bottom w:val="none" w:sz="0" w:space="0" w:color="auto"/>
        <w:right w:val="none" w:sz="0" w:space="0" w:color="auto"/>
      </w:divBdr>
      <w:divsChild>
        <w:div w:id="1537423935">
          <w:marLeft w:val="0"/>
          <w:marRight w:val="0"/>
          <w:marTop w:val="0"/>
          <w:marBottom w:val="0"/>
          <w:divBdr>
            <w:top w:val="none" w:sz="0" w:space="0" w:color="auto"/>
            <w:left w:val="none" w:sz="0" w:space="0" w:color="auto"/>
            <w:bottom w:val="none" w:sz="0" w:space="0" w:color="auto"/>
            <w:right w:val="none" w:sz="0" w:space="0" w:color="auto"/>
          </w:divBdr>
          <w:divsChild>
            <w:div w:id="256913647">
              <w:marLeft w:val="0"/>
              <w:marRight w:val="0"/>
              <w:marTop w:val="0"/>
              <w:marBottom w:val="0"/>
              <w:divBdr>
                <w:top w:val="none" w:sz="0" w:space="0" w:color="auto"/>
                <w:left w:val="none" w:sz="0" w:space="0" w:color="auto"/>
                <w:bottom w:val="none" w:sz="0" w:space="0" w:color="auto"/>
                <w:right w:val="none" w:sz="0" w:space="0" w:color="auto"/>
              </w:divBdr>
              <w:divsChild>
                <w:div w:id="12197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34563">
      <w:bodyDiv w:val="1"/>
      <w:marLeft w:val="0"/>
      <w:marRight w:val="0"/>
      <w:marTop w:val="0"/>
      <w:marBottom w:val="0"/>
      <w:divBdr>
        <w:top w:val="none" w:sz="0" w:space="0" w:color="auto"/>
        <w:left w:val="none" w:sz="0" w:space="0" w:color="auto"/>
        <w:bottom w:val="none" w:sz="0" w:space="0" w:color="auto"/>
        <w:right w:val="none" w:sz="0" w:space="0" w:color="auto"/>
      </w:divBdr>
    </w:div>
    <w:div w:id="449594017">
      <w:bodyDiv w:val="1"/>
      <w:marLeft w:val="0"/>
      <w:marRight w:val="0"/>
      <w:marTop w:val="0"/>
      <w:marBottom w:val="0"/>
      <w:divBdr>
        <w:top w:val="none" w:sz="0" w:space="0" w:color="auto"/>
        <w:left w:val="none" w:sz="0" w:space="0" w:color="auto"/>
        <w:bottom w:val="none" w:sz="0" w:space="0" w:color="auto"/>
        <w:right w:val="none" w:sz="0" w:space="0" w:color="auto"/>
      </w:divBdr>
      <w:divsChild>
        <w:div w:id="2039356996">
          <w:marLeft w:val="0"/>
          <w:marRight w:val="0"/>
          <w:marTop w:val="0"/>
          <w:marBottom w:val="0"/>
          <w:divBdr>
            <w:top w:val="none" w:sz="0" w:space="0" w:color="auto"/>
            <w:left w:val="none" w:sz="0" w:space="0" w:color="auto"/>
            <w:bottom w:val="none" w:sz="0" w:space="0" w:color="auto"/>
            <w:right w:val="none" w:sz="0" w:space="0" w:color="auto"/>
          </w:divBdr>
          <w:divsChild>
            <w:div w:id="503976784">
              <w:marLeft w:val="0"/>
              <w:marRight w:val="0"/>
              <w:marTop w:val="0"/>
              <w:marBottom w:val="0"/>
              <w:divBdr>
                <w:top w:val="none" w:sz="0" w:space="0" w:color="auto"/>
                <w:left w:val="none" w:sz="0" w:space="0" w:color="auto"/>
                <w:bottom w:val="none" w:sz="0" w:space="0" w:color="auto"/>
                <w:right w:val="none" w:sz="0" w:space="0" w:color="auto"/>
              </w:divBdr>
              <w:divsChild>
                <w:div w:id="17221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76041">
      <w:bodyDiv w:val="1"/>
      <w:marLeft w:val="0"/>
      <w:marRight w:val="0"/>
      <w:marTop w:val="0"/>
      <w:marBottom w:val="0"/>
      <w:divBdr>
        <w:top w:val="none" w:sz="0" w:space="0" w:color="auto"/>
        <w:left w:val="none" w:sz="0" w:space="0" w:color="auto"/>
        <w:bottom w:val="none" w:sz="0" w:space="0" w:color="auto"/>
        <w:right w:val="none" w:sz="0" w:space="0" w:color="auto"/>
      </w:divBdr>
      <w:divsChild>
        <w:div w:id="470174469">
          <w:marLeft w:val="0"/>
          <w:marRight w:val="0"/>
          <w:marTop w:val="0"/>
          <w:marBottom w:val="0"/>
          <w:divBdr>
            <w:top w:val="none" w:sz="0" w:space="0" w:color="auto"/>
            <w:left w:val="none" w:sz="0" w:space="0" w:color="auto"/>
            <w:bottom w:val="none" w:sz="0" w:space="0" w:color="auto"/>
            <w:right w:val="none" w:sz="0" w:space="0" w:color="auto"/>
          </w:divBdr>
          <w:divsChild>
            <w:div w:id="1467819675">
              <w:marLeft w:val="0"/>
              <w:marRight w:val="0"/>
              <w:marTop w:val="0"/>
              <w:marBottom w:val="0"/>
              <w:divBdr>
                <w:top w:val="none" w:sz="0" w:space="0" w:color="auto"/>
                <w:left w:val="none" w:sz="0" w:space="0" w:color="auto"/>
                <w:bottom w:val="none" w:sz="0" w:space="0" w:color="auto"/>
                <w:right w:val="none" w:sz="0" w:space="0" w:color="auto"/>
              </w:divBdr>
              <w:divsChild>
                <w:div w:id="15318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10617">
      <w:bodyDiv w:val="1"/>
      <w:marLeft w:val="0"/>
      <w:marRight w:val="0"/>
      <w:marTop w:val="0"/>
      <w:marBottom w:val="0"/>
      <w:divBdr>
        <w:top w:val="none" w:sz="0" w:space="0" w:color="auto"/>
        <w:left w:val="none" w:sz="0" w:space="0" w:color="auto"/>
        <w:bottom w:val="none" w:sz="0" w:space="0" w:color="auto"/>
        <w:right w:val="none" w:sz="0" w:space="0" w:color="auto"/>
      </w:divBdr>
    </w:div>
    <w:div w:id="719984161">
      <w:bodyDiv w:val="1"/>
      <w:marLeft w:val="0"/>
      <w:marRight w:val="0"/>
      <w:marTop w:val="0"/>
      <w:marBottom w:val="0"/>
      <w:divBdr>
        <w:top w:val="none" w:sz="0" w:space="0" w:color="auto"/>
        <w:left w:val="none" w:sz="0" w:space="0" w:color="auto"/>
        <w:bottom w:val="none" w:sz="0" w:space="0" w:color="auto"/>
        <w:right w:val="none" w:sz="0" w:space="0" w:color="auto"/>
      </w:divBdr>
      <w:divsChild>
        <w:div w:id="979575411">
          <w:marLeft w:val="0"/>
          <w:marRight w:val="0"/>
          <w:marTop w:val="0"/>
          <w:marBottom w:val="0"/>
          <w:divBdr>
            <w:top w:val="none" w:sz="0" w:space="0" w:color="auto"/>
            <w:left w:val="none" w:sz="0" w:space="0" w:color="auto"/>
            <w:bottom w:val="none" w:sz="0" w:space="0" w:color="auto"/>
            <w:right w:val="none" w:sz="0" w:space="0" w:color="auto"/>
          </w:divBdr>
          <w:divsChild>
            <w:div w:id="411976196">
              <w:marLeft w:val="0"/>
              <w:marRight w:val="0"/>
              <w:marTop w:val="0"/>
              <w:marBottom w:val="0"/>
              <w:divBdr>
                <w:top w:val="none" w:sz="0" w:space="0" w:color="auto"/>
                <w:left w:val="none" w:sz="0" w:space="0" w:color="auto"/>
                <w:bottom w:val="none" w:sz="0" w:space="0" w:color="auto"/>
                <w:right w:val="none" w:sz="0" w:space="0" w:color="auto"/>
              </w:divBdr>
              <w:divsChild>
                <w:div w:id="2863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85293">
      <w:bodyDiv w:val="1"/>
      <w:marLeft w:val="0"/>
      <w:marRight w:val="0"/>
      <w:marTop w:val="0"/>
      <w:marBottom w:val="0"/>
      <w:divBdr>
        <w:top w:val="none" w:sz="0" w:space="0" w:color="auto"/>
        <w:left w:val="none" w:sz="0" w:space="0" w:color="auto"/>
        <w:bottom w:val="none" w:sz="0" w:space="0" w:color="auto"/>
        <w:right w:val="none" w:sz="0" w:space="0" w:color="auto"/>
      </w:divBdr>
    </w:div>
    <w:div w:id="849412416">
      <w:bodyDiv w:val="1"/>
      <w:marLeft w:val="0"/>
      <w:marRight w:val="0"/>
      <w:marTop w:val="0"/>
      <w:marBottom w:val="0"/>
      <w:divBdr>
        <w:top w:val="none" w:sz="0" w:space="0" w:color="auto"/>
        <w:left w:val="none" w:sz="0" w:space="0" w:color="auto"/>
        <w:bottom w:val="none" w:sz="0" w:space="0" w:color="auto"/>
        <w:right w:val="none" w:sz="0" w:space="0" w:color="auto"/>
      </w:divBdr>
      <w:divsChild>
        <w:div w:id="419717506">
          <w:marLeft w:val="0"/>
          <w:marRight w:val="0"/>
          <w:marTop w:val="0"/>
          <w:marBottom w:val="0"/>
          <w:divBdr>
            <w:top w:val="none" w:sz="0" w:space="0" w:color="auto"/>
            <w:left w:val="none" w:sz="0" w:space="0" w:color="auto"/>
            <w:bottom w:val="none" w:sz="0" w:space="0" w:color="auto"/>
            <w:right w:val="none" w:sz="0" w:space="0" w:color="auto"/>
          </w:divBdr>
        </w:div>
        <w:div w:id="454258189">
          <w:marLeft w:val="0"/>
          <w:marRight w:val="0"/>
          <w:marTop w:val="0"/>
          <w:marBottom w:val="0"/>
          <w:divBdr>
            <w:top w:val="none" w:sz="0" w:space="0" w:color="auto"/>
            <w:left w:val="none" w:sz="0" w:space="0" w:color="auto"/>
            <w:bottom w:val="none" w:sz="0" w:space="0" w:color="auto"/>
            <w:right w:val="none" w:sz="0" w:space="0" w:color="auto"/>
          </w:divBdr>
        </w:div>
        <w:div w:id="470439269">
          <w:marLeft w:val="0"/>
          <w:marRight w:val="0"/>
          <w:marTop w:val="0"/>
          <w:marBottom w:val="0"/>
          <w:divBdr>
            <w:top w:val="none" w:sz="0" w:space="0" w:color="auto"/>
            <w:left w:val="none" w:sz="0" w:space="0" w:color="auto"/>
            <w:bottom w:val="none" w:sz="0" w:space="0" w:color="auto"/>
            <w:right w:val="none" w:sz="0" w:space="0" w:color="auto"/>
          </w:divBdr>
        </w:div>
        <w:div w:id="523053685">
          <w:marLeft w:val="0"/>
          <w:marRight w:val="0"/>
          <w:marTop w:val="0"/>
          <w:marBottom w:val="0"/>
          <w:divBdr>
            <w:top w:val="none" w:sz="0" w:space="0" w:color="auto"/>
            <w:left w:val="none" w:sz="0" w:space="0" w:color="auto"/>
            <w:bottom w:val="none" w:sz="0" w:space="0" w:color="auto"/>
            <w:right w:val="none" w:sz="0" w:space="0" w:color="auto"/>
          </w:divBdr>
        </w:div>
        <w:div w:id="557477544">
          <w:marLeft w:val="0"/>
          <w:marRight w:val="0"/>
          <w:marTop w:val="0"/>
          <w:marBottom w:val="0"/>
          <w:divBdr>
            <w:top w:val="none" w:sz="0" w:space="0" w:color="auto"/>
            <w:left w:val="none" w:sz="0" w:space="0" w:color="auto"/>
            <w:bottom w:val="none" w:sz="0" w:space="0" w:color="auto"/>
            <w:right w:val="none" w:sz="0" w:space="0" w:color="auto"/>
          </w:divBdr>
        </w:div>
        <w:div w:id="594047977">
          <w:marLeft w:val="0"/>
          <w:marRight w:val="0"/>
          <w:marTop w:val="0"/>
          <w:marBottom w:val="0"/>
          <w:divBdr>
            <w:top w:val="none" w:sz="0" w:space="0" w:color="auto"/>
            <w:left w:val="none" w:sz="0" w:space="0" w:color="auto"/>
            <w:bottom w:val="none" w:sz="0" w:space="0" w:color="auto"/>
            <w:right w:val="none" w:sz="0" w:space="0" w:color="auto"/>
          </w:divBdr>
        </w:div>
        <w:div w:id="804661196">
          <w:marLeft w:val="0"/>
          <w:marRight w:val="0"/>
          <w:marTop w:val="0"/>
          <w:marBottom w:val="0"/>
          <w:divBdr>
            <w:top w:val="none" w:sz="0" w:space="0" w:color="auto"/>
            <w:left w:val="none" w:sz="0" w:space="0" w:color="auto"/>
            <w:bottom w:val="none" w:sz="0" w:space="0" w:color="auto"/>
            <w:right w:val="none" w:sz="0" w:space="0" w:color="auto"/>
          </w:divBdr>
        </w:div>
        <w:div w:id="888609358">
          <w:marLeft w:val="0"/>
          <w:marRight w:val="0"/>
          <w:marTop w:val="0"/>
          <w:marBottom w:val="0"/>
          <w:divBdr>
            <w:top w:val="none" w:sz="0" w:space="0" w:color="auto"/>
            <w:left w:val="none" w:sz="0" w:space="0" w:color="auto"/>
            <w:bottom w:val="none" w:sz="0" w:space="0" w:color="auto"/>
            <w:right w:val="none" w:sz="0" w:space="0" w:color="auto"/>
          </w:divBdr>
        </w:div>
        <w:div w:id="916324917">
          <w:marLeft w:val="0"/>
          <w:marRight w:val="0"/>
          <w:marTop w:val="0"/>
          <w:marBottom w:val="0"/>
          <w:divBdr>
            <w:top w:val="none" w:sz="0" w:space="0" w:color="auto"/>
            <w:left w:val="none" w:sz="0" w:space="0" w:color="auto"/>
            <w:bottom w:val="none" w:sz="0" w:space="0" w:color="auto"/>
            <w:right w:val="none" w:sz="0" w:space="0" w:color="auto"/>
          </w:divBdr>
        </w:div>
        <w:div w:id="1045833302">
          <w:marLeft w:val="0"/>
          <w:marRight w:val="0"/>
          <w:marTop w:val="0"/>
          <w:marBottom w:val="0"/>
          <w:divBdr>
            <w:top w:val="none" w:sz="0" w:space="0" w:color="auto"/>
            <w:left w:val="none" w:sz="0" w:space="0" w:color="auto"/>
            <w:bottom w:val="none" w:sz="0" w:space="0" w:color="auto"/>
            <w:right w:val="none" w:sz="0" w:space="0" w:color="auto"/>
          </w:divBdr>
        </w:div>
        <w:div w:id="1107970482">
          <w:marLeft w:val="0"/>
          <w:marRight w:val="0"/>
          <w:marTop w:val="0"/>
          <w:marBottom w:val="0"/>
          <w:divBdr>
            <w:top w:val="none" w:sz="0" w:space="0" w:color="auto"/>
            <w:left w:val="none" w:sz="0" w:space="0" w:color="auto"/>
            <w:bottom w:val="none" w:sz="0" w:space="0" w:color="auto"/>
            <w:right w:val="none" w:sz="0" w:space="0" w:color="auto"/>
          </w:divBdr>
        </w:div>
        <w:div w:id="1333414906">
          <w:marLeft w:val="0"/>
          <w:marRight w:val="0"/>
          <w:marTop w:val="0"/>
          <w:marBottom w:val="0"/>
          <w:divBdr>
            <w:top w:val="none" w:sz="0" w:space="0" w:color="auto"/>
            <w:left w:val="none" w:sz="0" w:space="0" w:color="auto"/>
            <w:bottom w:val="none" w:sz="0" w:space="0" w:color="auto"/>
            <w:right w:val="none" w:sz="0" w:space="0" w:color="auto"/>
          </w:divBdr>
        </w:div>
        <w:div w:id="1376929471">
          <w:marLeft w:val="0"/>
          <w:marRight w:val="0"/>
          <w:marTop w:val="0"/>
          <w:marBottom w:val="0"/>
          <w:divBdr>
            <w:top w:val="none" w:sz="0" w:space="0" w:color="auto"/>
            <w:left w:val="none" w:sz="0" w:space="0" w:color="auto"/>
            <w:bottom w:val="none" w:sz="0" w:space="0" w:color="auto"/>
            <w:right w:val="none" w:sz="0" w:space="0" w:color="auto"/>
          </w:divBdr>
        </w:div>
        <w:div w:id="1539053430">
          <w:marLeft w:val="0"/>
          <w:marRight w:val="0"/>
          <w:marTop w:val="0"/>
          <w:marBottom w:val="0"/>
          <w:divBdr>
            <w:top w:val="none" w:sz="0" w:space="0" w:color="auto"/>
            <w:left w:val="none" w:sz="0" w:space="0" w:color="auto"/>
            <w:bottom w:val="none" w:sz="0" w:space="0" w:color="auto"/>
            <w:right w:val="none" w:sz="0" w:space="0" w:color="auto"/>
          </w:divBdr>
        </w:div>
        <w:div w:id="1655141492">
          <w:marLeft w:val="0"/>
          <w:marRight w:val="0"/>
          <w:marTop w:val="0"/>
          <w:marBottom w:val="0"/>
          <w:divBdr>
            <w:top w:val="none" w:sz="0" w:space="0" w:color="auto"/>
            <w:left w:val="none" w:sz="0" w:space="0" w:color="auto"/>
            <w:bottom w:val="none" w:sz="0" w:space="0" w:color="auto"/>
            <w:right w:val="none" w:sz="0" w:space="0" w:color="auto"/>
          </w:divBdr>
        </w:div>
        <w:div w:id="1764371797">
          <w:marLeft w:val="0"/>
          <w:marRight w:val="0"/>
          <w:marTop w:val="0"/>
          <w:marBottom w:val="0"/>
          <w:divBdr>
            <w:top w:val="none" w:sz="0" w:space="0" w:color="auto"/>
            <w:left w:val="none" w:sz="0" w:space="0" w:color="auto"/>
            <w:bottom w:val="none" w:sz="0" w:space="0" w:color="auto"/>
            <w:right w:val="none" w:sz="0" w:space="0" w:color="auto"/>
          </w:divBdr>
        </w:div>
        <w:div w:id="1790974488">
          <w:marLeft w:val="0"/>
          <w:marRight w:val="0"/>
          <w:marTop w:val="0"/>
          <w:marBottom w:val="0"/>
          <w:divBdr>
            <w:top w:val="none" w:sz="0" w:space="0" w:color="auto"/>
            <w:left w:val="none" w:sz="0" w:space="0" w:color="auto"/>
            <w:bottom w:val="none" w:sz="0" w:space="0" w:color="auto"/>
            <w:right w:val="none" w:sz="0" w:space="0" w:color="auto"/>
          </w:divBdr>
        </w:div>
        <w:div w:id="1868831555">
          <w:marLeft w:val="0"/>
          <w:marRight w:val="0"/>
          <w:marTop w:val="0"/>
          <w:marBottom w:val="0"/>
          <w:divBdr>
            <w:top w:val="none" w:sz="0" w:space="0" w:color="auto"/>
            <w:left w:val="none" w:sz="0" w:space="0" w:color="auto"/>
            <w:bottom w:val="none" w:sz="0" w:space="0" w:color="auto"/>
            <w:right w:val="none" w:sz="0" w:space="0" w:color="auto"/>
          </w:divBdr>
        </w:div>
        <w:div w:id="2129884379">
          <w:marLeft w:val="0"/>
          <w:marRight w:val="0"/>
          <w:marTop w:val="0"/>
          <w:marBottom w:val="0"/>
          <w:divBdr>
            <w:top w:val="none" w:sz="0" w:space="0" w:color="auto"/>
            <w:left w:val="none" w:sz="0" w:space="0" w:color="auto"/>
            <w:bottom w:val="none" w:sz="0" w:space="0" w:color="auto"/>
            <w:right w:val="none" w:sz="0" w:space="0" w:color="auto"/>
          </w:divBdr>
        </w:div>
      </w:divsChild>
    </w:div>
    <w:div w:id="906770575">
      <w:bodyDiv w:val="1"/>
      <w:marLeft w:val="0"/>
      <w:marRight w:val="0"/>
      <w:marTop w:val="0"/>
      <w:marBottom w:val="0"/>
      <w:divBdr>
        <w:top w:val="none" w:sz="0" w:space="0" w:color="auto"/>
        <w:left w:val="none" w:sz="0" w:space="0" w:color="auto"/>
        <w:bottom w:val="none" w:sz="0" w:space="0" w:color="auto"/>
        <w:right w:val="none" w:sz="0" w:space="0" w:color="auto"/>
      </w:divBdr>
      <w:divsChild>
        <w:div w:id="1003314167">
          <w:marLeft w:val="0"/>
          <w:marRight w:val="0"/>
          <w:marTop w:val="0"/>
          <w:marBottom w:val="0"/>
          <w:divBdr>
            <w:top w:val="none" w:sz="0" w:space="0" w:color="auto"/>
            <w:left w:val="none" w:sz="0" w:space="0" w:color="auto"/>
            <w:bottom w:val="none" w:sz="0" w:space="0" w:color="auto"/>
            <w:right w:val="none" w:sz="0" w:space="0" w:color="auto"/>
          </w:divBdr>
          <w:divsChild>
            <w:div w:id="61611535">
              <w:marLeft w:val="0"/>
              <w:marRight w:val="0"/>
              <w:marTop w:val="0"/>
              <w:marBottom w:val="0"/>
              <w:divBdr>
                <w:top w:val="none" w:sz="0" w:space="0" w:color="auto"/>
                <w:left w:val="none" w:sz="0" w:space="0" w:color="auto"/>
                <w:bottom w:val="none" w:sz="0" w:space="0" w:color="auto"/>
                <w:right w:val="none" w:sz="0" w:space="0" w:color="auto"/>
              </w:divBdr>
              <w:divsChild>
                <w:div w:id="863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17341">
      <w:bodyDiv w:val="1"/>
      <w:marLeft w:val="0"/>
      <w:marRight w:val="0"/>
      <w:marTop w:val="0"/>
      <w:marBottom w:val="0"/>
      <w:divBdr>
        <w:top w:val="none" w:sz="0" w:space="0" w:color="auto"/>
        <w:left w:val="none" w:sz="0" w:space="0" w:color="auto"/>
        <w:bottom w:val="none" w:sz="0" w:space="0" w:color="auto"/>
        <w:right w:val="none" w:sz="0" w:space="0" w:color="auto"/>
      </w:divBdr>
      <w:divsChild>
        <w:div w:id="287056356">
          <w:marLeft w:val="0"/>
          <w:marRight w:val="0"/>
          <w:marTop w:val="0"/>
          <w:marBottom w:val="0"/>
          <w:divBdr>
            <w:top w:val="none" w:sz="0" w:space="0" w:color="auto"/>
            <w:left w:val="none" w:sz="0" w:space="0" w:color="auto"/>
            <w:bottom w:val="none" w:sz="0" w:space="0" w:color="auto"/>
            <w:right w:val="none" w:sz="0" w:space="0" w:color="auto"/>
          </w:divBdr>
          <w:divsChild>
            <w:div w:id="1367219849">
              <w:marLeft w:val="0"/>
              <w:marRight w:val="0"/>
              <w:marTop w:val="0"/>
              <w:marBottom w:val="0"/>
              <w:divBdr>
                <w:top w:val="none" w:sz="0" w:space="0" w:color="auto"/>
                <w:left w:val="none" w:sz="0" w:space="0" w:color="auto"/>
                <w:bottom w:val="none" w:sz="0" w:space="0" w:color="auto"/>
                <w:right w:val="none" w:sz="0" w:space="0" w:color="auto"/>
              </w:divBdr>
              <w:divsChild>
                <w:div w:id="21091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7427">
      <w:bodyDiv w:val="1"/>
      <w:marLeft w:val="0"/>
      <w:marRight w:val="0"/>
      <w:marTop w:val="0"/>
      <w:marBottom w:val="0"/>
      <w:divBdr>
        <w:top w:val="none" w:sz="0" w:space="0" w:color="auto"/>
        <w:left w:val="none" w:sz="0" w:space="0" w:color="auto"/>
        <w:bottom w:val="none" w:sz="0" w:space="0" w:color="auto"/>
        <w:right w:val="none" w:sz="0" w:space="0" w:color="auto"/>
      </w:divBdr>
    </w:div>
    <w:div w:id="1082527362">
      <w:bodyDiv w:val="1"/>
      <w:marLeft w:val="0"/>
      <w:marRight w:val="0"/>
      <w:marTop w:val="0"/>
      <w:marBottom w:val="0"/>
      <w:divBdr>
        <w:top w:val="none" w:sz="0" w:space="0" w:color="auto"/>
        <w:left w:val="none" w:sz="0" w:space="0" w:color="auto"/>
        <w:bottom w:val="none" w:sz="0" w:space="0" w:color="auto"/>
        <w:right w:val="none" w:sz="0" w:space="0" w:color="auto"/>
      </w:divBdr>
    </w:div>
    <w:div w:id="1088114435">
      <w:bodyDiv w:val="1"/>
      <w:marLeft w:val="0"/>
      <w:marRight w:val="0"/>
      <w:marTop w:val="0"/>
      <w:marBottom w:val="0"/>
      <w:divBdr>
        <w:top w:val="none" w:sz="0" w:space="0" w:color="auto"/>
        <w:left w:val="none" w:sz="0" w:space="0" w:color="auto"/>
        <w:bottom w:val="none" w:sz="0" w:space="0" w:color="auto"/>
        <w:right w:val="none" w:sz="0" w:space="0" w:color="auto"/>
      </w:divBdr>
      <w:divsChild>
        <w:div w:id="692725714">
          <w:marLeft w:val="0"/>
          <w:marRight w:val="0"/>
          <w:marTop w:val="0"/>
          <w:marBottom w:val="0"/>
          <w:divBdr>
            <w:top w:val="none" w:sz="0" w:space="0" w:color="auto"/>
            <w:left w:val="none" w:sz="0" w:space="0" w:color="auto"/>
            <w:bottom w:val="none" w:sz="0" w:space="0" w:color="auto"/>
            <w:right w:val="none" w:sz="0" w:space="0" w:color="auto"/>
          </w:divBdr>
          <w:divsChild>
            <w:div w:id="163208366">
              <w:marLeft w:val="0"/>
              <w:marRight w:val="0"/>
              <w:marTop w:val="0"/>
              <w:marBottom w:val="0"/>
              <w:divBdr>
                <w:top w:val="none" w:sz="0" w:space="0" w:color="auto"/>
                <w:left w:val="none" w:sz="0" w:space="0" w:color="auto"/>
                <w:bottom w:val="none" w:sz="0" w:space="0" w:color="auto"/>
                <w:right w:val="none" w:sz="0" w:space="0" w:color="auto"/>
              </w:divBdr>
              <w:divsChild>
                <w:div w:id="865631272">
                  <w:marLeft w:val="0"/>
                  <w:marRight w:val="0"/>
                  <w:marTop w:val="0"/>
                  <w:marBottom w:val="0"/>
                  <w:divBdr>
                    <w:top w:val="none" w:sz="0" w:space="0" w:color="auto"/>
                    <w:left w:val="none" w:sz="0" w:space="0" w:color="auto"/>
                    <w:bottom w:val="none" w:sz="0" w:space="0" w:color="auto"/>
                    <w:right w:val="none" w:sz="0" w:space="0" w:color="auto"/>
                  </w:divBdr>
                </w:div>
                <w:div w:id="933590498">
                  <w:marLeft w:val="0"/>
                  <w:marRight w:val="0"/>
                  <w:marTop w:val="0"/>
                  <w:marBottom w:val="0"/>
                  <w:divBdr>
                    <w:top w:val="none" w:sz="0" w:space="0" w:color="auto"/>
                    <w:left w:val="none" w:sz="0" w:space="0" w:color="auto"/>
                    <w:bottom w:val="none" w:sz="0" w:space="0" w:color="auto"/>
                    <w:right w:val="none" w:sz="0" w:space="0" w:color="auto"/>
                  </w:divBdr>
                </w:div>
              </w:divsChild>
            </w:div>
            <w:div w:id="1315335072">
              <w:marLeft w:val="0"/>
              <w:marRight w:val="0"/>
              <w:marTop w:val="0"/>
              <w:marBottom w:val="0"/>
              <w:divBdr>
                <w:top w:val="none" w:sz="0" w:space="0" w:color="auto"/>
                <w:left w:val="none" w:sz="0" w:space="0" w:color="auto"/>
                <w:bottom w:val="none" w:sz="0" w:space="0" w:color="auto"/>
                <w:right w:val="none" w:sz="0" w:space="0" w:color="auto"/>
              </w:divBdr>
              <w:divsChild>
                <w:div w:id="343636232">
                  <w:marLeft w:val="0"/>
                  <w:marRight w:val="0"/>
                  <w:marTop w:val="0"/>
                  <w:marBottom w:val="0"/>
                  <w:divBdr>
                    <w:top w:val="none" w:sz="0" w:space="0" w:color="auto"/>
                    <w:left w:val="none" w:sz="0" w:space="0" w:color="auto"/>
                    <w:bottom w:val="none" w:sz="0" w:space="0" w:color="auto"/>
                    <w:right w:val="none" w:sz="0" w:space="0" w:color="auto"/>
                  </w:divBdr>
                </w:div>
              </w:divsChild>
            </w:div>
            <w:div w:id="1522353435">
              <w:marLeft w:val="0"/>
              <w:marRight w:val="0"/>
              <w:marTop w:val="0"/>
              <w:marBottom w:val="0"/>
              <w:divBdr>
                <w:top w:val="none" w:sz="0" w:space="0" w:color="auto"/>
                <w:left w:val="none" w:sz="0" w:space="0" w:color="auto"/>
                <w:bottom w:val="none" w:sz="0" w:space="0" w:color="auto"/>
                <w:right w:val="none" w:sz="0" w:space="0" w:color="auto"/>
              </w:divBdr>
              <w:divsChild>
                <w:div w:id="1860506144">
                  <w:marLeft w:val="0"/>
                  <w:marRight w:val="0"/>
                  <w:marTop w:val="0"/>
                  <w:marBottom w:val="0"/>
                  <w:divBdr>
                    <w:top w:val="none" w:sz="0" w:space="0" w:color="auto"/>
                    <w:left w:val="none" w:sz="0" w:space="0" w:color="auto"/>
                    <w:bottom w:val="none" w:sz="0" w:space="0" w:color="auto"/>
                    <w:right w:val="none" w:sz="0" w:space="0" w:color="auto"/>
                  </w:divBdr>
                </w:div>
                <w:div w:id="2074502941">
                  <w:marLeft w:val="0"/>
                  <w:marRight w:val="0"/>
                  <w:marTop w:val="0"/>
                  <w:marBottom w:val="0"/>
                  <w:divBdr>
                    <w:top w:val="none" w:sz="0" w:space="0" w:color="auto"/>
                    <w:left w:val="none" w:sz="0" w:space="0" w:color="auto"/>
                    <w:bottom w:val="none" w:sz="0" w:space="0" w:color="auto"/>
                    <w:right w:val="none" w:sz="0" w:space="0" w:color="auto"/>
                  </w:divBdr>
                </w:div>
              </w:divsChild>
            </w:div>
            <w:div w:id="2000496052">
              <w:marLeft w:val="0"/>
              <w:marRight w:val="0"/>
              <w:marTop w:val="0"/>
              <w:marBottom w:val="0"/>
              <w:divBdr>
                <w:top w:val="none" w:sz="0" w:space="0" w:color="auto"/>
                <w:left w:val="none" w:sz="0" w:space="0" w:color="auto"/>
                <w:bottom w:val="none" w:sz="0" w:space="0" w:color="auto"/>
                <w:right w:val="none" w:sz="0" w:space="0" w:color="auto"/>
              </w:divBdr>
              <w:divsChild>
                <w:div w:id="690107836">
                  <w:marLeft w:val="0"/>
                  <w:marRight w:val="0"/>
                  <w:marTop w:val="0"/>
                  <w:marBottom w:val="0"/>
                  <w:divBdr>
                    <w:top w:val="none" w:sz="0" w:space="0" w:color="auto"/>
                    <w:left w:val="none" w:sz="0" w:space="0" w:color="auto"/>
                    <w:bottom w:val="none" w:sz="0" w:space="0" w:color="auto"/>
                    <w:right w:val="none" w:sz="0" w:space="0" w:color="auto"/>
                  </w:divBdr>
                </w:div>
              </w:divsChild>
            </w:div>
            <w:div w:id="2065444247">
              <w:marLeft w:val="0"/>
              <w:marRight w:val="0"/>
              <w:marTop w:val="0"/>
              <w:marBottom w:val="0"/>
              <w:divBdr>
                <w:top w:val="none" w:sz="0" w:space="0" w:color="auto"/>
                <w:left w:val="none" w:sz="0" w:space="0" w:color="auto"/>
                <w:bottom w:val="none" w:sz="0" w:space="0" w:color="auto"/>
                <w:right w:val="none" w:sz="0" w:space="0" w:color="auto"/>
              </w:divBdr>
              <w:divsChild>
                <w:div w:id="18465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01305">
      <w:bodyDiv w:val="1"/>
      <w:marLeft w:val="0"/>
      <w:marRight w:val="0"/>
      <w:marTop w:val="0"/>
      <w:marBottom w:val="0"/>
      <w:divBdr>
        <w:top w:val="none" w:sz="0" w:space="0" w:color="auto"/>
        <w:left w:val="none" w:sz="0" w:space="0" w:color="auto"/>
        <w:bottom w:val="none" w:sz="0" w:space="0" w:color="auto"/>
        <w:right w:val="none" w:sz="0" w:space="0" w:color="auto"/>
      </w:divBdr>
      <w:divsChild>
        <w:div w:id="1042022969">
          <w:marLeft w:val="0"/>
          <w:marRight w:val="0"/>
          <w:marTop w:val="0"/>
          <w:marBottom w:val="0"/>
          <w:divBdr>
            <w:top w:val="none" w:sz="0" w:space="0" w:color="auto"/>
            <w:left w:val="none" w:sz="0" w:space="0" w:color="auto"/>
            <w:bottom w:val="none" w:sz="0" w:space="0" w:color="auto"/>
            <w:right w:val="none" w:sz="0" w:space="0" w:color="auto"/>
          </w:divBdr>
          <w:divsChild>
            <w:div w:id="1884629607">
              <w:marLeft w:val="0"/>
              <w:marRight w:val="0"/>
              <w:marTop w:val="0"/>
              <w:marBottom w:val="0"/>
              <w:divBdr>
                <w:top w:val="none" w:sz="0" w:space="0" w:color="auto"/>
                <w:left w:val="none" w:sz="0" w:space="0" w:color="auto"/>
                <w:bottom w:val="none" w:sz="0" w:space="0" w:color="auto"/>
                <w:right w:val="none" w:sz="0" w:space="0" w:color="auto"/>
              </w:divBdr>
              <w:divsChild>
                <w:div w:id="6048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17699">
      <w:bodyDiv w:val="1"/>
      <w:marLeft w:val="0"/>
      <w:marRight w:val="0"/>
      <w:marTop w:val="0"/>
      <w:marBottom w:val="0"/>
      <w:divBdr>
        <w:top w:val="none" w:sz="0" w:space="0" w:color="auto"/>
        <w:left w:val="none" w:sz="0" w:space="0" w:color="auto"/>
        <w:bottom w:val="none" w:sz="0" w:space="0" w:color="auto"/>
        <w:right w:val="none" w:sz="0" w:space="0" w:color="auto"/>
      </w:divBdr>
    </w:div>
    <w:div w:id="1132362192">
      <w:bodyDiv w:val="1"/>
      <w:marLeft w:val="0"/>
      <w:marRight w:val="0"/>
      <w:marTop w:val="0"/>
      <w:marBottom w:val="0"/>
      <w:divBdr>
        <w:top w:val="none" w:sz="0" w:space="0" w:color="auto"/>
        <w:left w:val="none" w:sz="0" w:space="0" w:color="auto"/>
        <w:bottom w:val="none" w:sz="0" w:space="0" w:color="auto"/>
        <w:right w:val="none" w:sz="0" w:space="0" w:color="auto"/>
      </w:divBdr>
    </w:div>
    <w:div w:id="1210220169">
      <w:bodyDiv w:val="1"/>
      <w:marLeft w:val="0"/>
      <w:marRight w:val="0"/>
      <w:marTop w:val="0"/>
      <w:marBottom w:val="0"/>
      <w:divBdr>
        <w:top w:val="none" w:sz="0" w:space="0" w:color="auto"/>
        <w:left w:val="none" w:sz="0" w:space="0" w:color="auto"/>
        <w:bottom w:val="none" w:sz="0" w:space="0" w:color="auto"/>
        <w:right w:val="none" w:sz="0" w:space="0" w:color="auto"/>
      </w:divBdr>
      <w:divsChild>
        <w:div w:id="798646504">
          <w:marLeft w:val="0"/>
          <w:marRight w:val="0"/>
          <w:marTop w:val="0"/>
          <w:marBottom w:val="0"/>
          <w:divBdr>
            <w:top w:val="none" w:sz="0" w:space="0" w:color="auto"/>
            <w:left w:val="none" w:sz="0" w:space="0" w:color="auto"/>
            <w:bottom w:val="none" w:sz="0" w:space="0" w:color="auto"/>
            <w:right w:val="none" w:sz="0" w:space="0" w:color="auto"/>
          </w:divBdr>
          <w:divsChild>
            <w:div w:id="1524201074">
              <w:marLeft w:val="0"/>
              <w:marRight w:val="0"/>
              <w:marTop w:val="0"/>
              <w:marBottom w:val="0"/>
              <w:divBdr>
                <w:top w:val="none" w:sz="0" w:space="0" w:color="auto"/>
                <w:left w:val="none" w:sz="0" w:space="0" w:color="auto"/>
                <w:bottom w:val="none" w:sz="0" w:space="0" w:color="auto"/>
                <w:right w:val="none" w:sz="0" w:space="0" w:color="auto"/>
              </w:divBdr>
              <w:divsChild>
                <w:div w:id="6509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5989">
      <w:bodyDiv w:val="1"/>
      <w:marLeft w:val="0"/>
      <w:marRight w:val="0"/>
      <w:marTop w:val="0"/>
      <w:marBottom w:val="0"/>
      <w:divBdr>
        <w:top w:val="none" w:sz="0" w:space="0" w:color="auto"/>
        <w:left w:val="none" w:sz="0" w:space="0" w:color="auto"/>
        <w:bottom w:val="none" w:sz="0" w:space="0" w:color="auto"/>
        <w:right w:val="none" w:sz="0" w:space="0" w:color="auto"/>
      </w:divBdr>
    </w:div>
    <w:div w:id="1995988951">
      <w:bodyDiv w:val="1"/>
      <w:marLeft w:val="0"/>
      <w:marRight w:val="0"/>
      <w:marTop w:val="0"/>
      <w:marBottom w:val="0"/>
      <w:divBdr>
        <w:top w:val="none" w:sz="0" w:space="0" w:color="auto"/>
        <w:left w:val="none" w:sz="0" w:space="0" w:color="auto"/>
        <w:bottom w:val="none" w:sz="0" w:space="0" w:color="auto"/>
        <w:right w:val="none" w:sz="0" w:space="0" w:color="auto"/>
      </w:divBdr>
      <w:divsChild>
        <w:div w:id="503862741">
          <w:marLeft w:val="0"/>
          <w:marRight w:val="0"/>
          <w:marTop w:val="0"/>
          <w:marBottom w:val="0"/>
          <w:divBdr>
            <w:top w:val="none" w:sz="0" w:space="0" w:color="auto"/>
            <w:left w:val="none" w:sz="0" w:space="0" w:color="auto"/>
            <w:bottom w:val="none" w:sz="0" w:space="0" w:color="auto"/>
            <w:right w:val="none" w:sz="0" w:space="0" w:color="auto"/>
          </w:divBdr>
          <w:divsChild>
            <w:div w:id="59207438">
              <w:marLeft w:val="0"/>
              <w:marRight w:val="0"/>
              <w:marTop w:val="0"/>
              <w:marBottom w:val="0"/>
              <w:divBdr>
                <w:top w:val="none" w:sz="0" w:space="0" w:color="auto"/>
                <w:left w:val="none" w:sz="0" w:space="0" w:color="auto"/>
                <w:bottom w:val="none" w:sz="0" w:space="0" w:color="auto"/>
                <w:right w:val="none" w:sz="0" w:space="0" w:color="auto"/>
              </w:divBdr>
              <w:divsChild>
                <w:div w:id="16192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55309">
      <w:bodyDiv w:val="1"/>
      <w:marLeft w:val="0"/>
      <w:marRight w:val="0"/>
      <w:marTop w:val="0"/>
      <w:marBottom w:val="0"/>
      <w:divBdr>
        <w:top w:val="none" w:sz="0" w:space="0" w:color="auto"/>
        <w:left w:val="none" w:sz="0" w:space="0" w:color="auto"/>
        <w:bottom w:val="none" w:sz="0" w:space="0" w:color="auto"/>
        <w:right w:val="none" w:sz="0" w:space="0" w:color="auto"/>
      </w:divBdr>
      <w:divsChild>
        <w:div w:id="316344723">
          <w:marLeft w:val="0"/>
          <w:marRight w:val="0"/>
          <w:marTop w:val="0"/>
          <w:marBottom w:val="0"/>
          <w:divBdr>
            <w:top w:val="none" w:sz="0" w:space="0" w:color="auto"/>
            <w:left w:val="none" w:sz="0" w:space="0" w:color="auto"/>
            <w:bottom w:val="none" w:sz="0" w:space="0" w:color="auto"/>
            <w:right w:val="none" w:sz="0" w:space="0" w:color="auto"/>
          </w:divBdr>
        </w:div>
        <w:div w:id="609820547">
          <w:marLeft w:val="0"/>
          <w:marRight w:val="0"/>
          <w:marTop w:val="0"/>
          <w:marBottom w:val="0"/>
          <w:divBdr>
            <w:top w:val="none" w:sz="0" w:space="0" w:color="auto"/>
            <w:left w:val="none" w:sz="0" w:space="0" w:color="auto"/>
            <w:bottom w:val="none" w:sz="0" w:space="0" w:color="auto"/>
            <w:right w:val="none" w:sz="0" w:space="0" w:color="auto"/>
          </w:divBdr>
        </w:div>
        <w:div w:id="723259636">
          <w:marLeft w:val="0"/>
          <w:marRight w:val="0"/>
          <w:marTop w:val="0"/>
          <w:marBottom w:val="0"/>
          <w:divBdr>
            <w:top w:val="none" w:sz="0" w:space="0" w:color="auto"/>
            <w:left w:val="none" w:sz="0" w:space="0" w:color="auto"/>
            <w:bottom w:val="none" w:sz="0" w:space="0" w:color="auto"/>
            <w:right w:val="none" w:sz="0" w:space="0" w:color="auto"/>
          </w:divBdr>
        </w:div>
        <w:div w:id="850411681">
          <w:marLeft w:val="0"/>
          <w:marRight w:val="0"/>
          <w:marTop w:val="0"/>
          <w:marBottom w:val="0"/>
          <w:divBdr>
            <w:top w:val="none" w:sz="0" w:space="0" w:color="auto"/>
            <w:left w:val="none" w:sz="0" w:space="0" w:color="auto"/>
            <w:bottom w:val="none" w:sz="0" w:space="0" w:color="auto"/>
            <w:right w:val="none" w:sz="0" w:space="0" w:color="auto"/>
          </w:divBdr>
        </w:div>
        <w:div w:id="886337006">
          <w:marLeft w:val="0"/>
          <w:marRight w:val="0"/>
          <w:marTop w:val="0"/>
          <w:marBottom w:val="0"/>
          <w:divBdr>
            <w:top w:val="none" w:sz="0" w:space="0" w:color="auto"/>
            <w:left w:val="none" w:sz="0" w:space="0" w:color="auto"/>
            <w:bottom w:val="none" w:sz="0" w:space="0" w:color="auto"/>
            <w:right w:val="none" w:sz="0" w:space="0" w:color="auto"/>
          </w:divBdr>
        </w:div>
        <w:div w:id="978418266">
          <w:marLeft w:val="0"/>
          <w:marRight w:val="0"/>
          <w:marTop w:val="0"/>
          <w:marBottom w:val="0"/>
          <w:divBdr>
            <w:top w:val="none" w:sz="0" w:space="0" w:color="auto"/>
            <w:left w:val="none" w:sz="0" w:space="0" w:color="auto"/>
            <w:bottom w:val="none" w:sz="0" w:space="0" w:color="auto"/>
            <w:right w:val="none" w:sz="0" w:space="0" w:color="auto"/>
          </w:divBdr>
        </w:div>
        <w:div w:id="1015039038">
          <w:marLeft w:val="0"/>
          <w:marRight w:val="0"/>
          <w:marTop w:val="0"/>
          <w:marBottom w:val="0"/>
          <w:divBdr>
            <w:top w:val="none" w:sz="0" w:space="0" w:color="auto"/>
            <w:left w:val="none" w:sz="0" w:space="0" w:color="auto"/>
            <w:bottom w:val="none" w:sz="0" w:space="0" w:color="auto"/>
            <w:right w:val="none" w:sz="0" w:space="0" w:color="auto"/>
          </w:divBdr>
        </w:div>
        <w:div w:id="1041323789">
          <w:marLeft w:val="0"/>
          <w:marRight w:val="0"/>
          <w:marTop w:val="0"/>
          <w:marBottom w:val="0"/>
          <w:divBdr>
            <w:top w:val="none" w:sz="0" w:space="0" w:color="auto"/>
            <w:left w:val="none" w:sz="0" w:space="0" w:color="auto"/>
            <w:bottom w:val="none" w:sz="0" w:space="0" w:color="auto"/>
            <w:right w:val="none" w:sz="0" w:space="0" w:color="auto"/>
          </w:divBdr>
        </w:div>
        <w:div w:id="1049451427">
          <w:marLeft w:val="0"/>
          <w:marRight w:val="0"/>
          <w:marTop w:val="0"/>
          <w:marBottom w:val="0"/>
          <w:divBdr>
            <w:top w:val="none" w:sz="0" w:space="0" w:color="auto"/>
            <w:left w:val="none" w:sz="0" w:space="0" w:color="auto"/>
            <w:bottom w:val="none" w:sz="0" w:space="0" w:color="auto"/>
            <w:right w:val="none" w:sz="0" w:space="0" w:color="auto"/>
          </w:divBdr>
        </w:div>
        <w:div w:id="1287077804">
          <w:marLeft w:val="0"/>
          <w:marRight w:val="0"/>
          <w:marTop w:val="0"/>
          <w:marBottom w:val="0"/>
          <w:divBdr>
            <w:top w:val="none" w:sz="0" w:space="0" w:color="auto"/>
            <w:left w:val="none" w:sz="0" w:space="0" w:color="auto"/>
            <w:bottom w:val="none" w:sz="0" w:space="0" w:color="auto"/>
            <w:right w:val="none" w:sz="0" w:space="0" w:color="auto"/>
          </w:divBdr>
        </w:div>
        <w:div w:id="1317490816">
          <w:marLeft w:val="0"/>
          <w:marRight w:val="0"/>
          <w:marTop w:val="0"/>
          <w:marBottom w:val="0"/>
          <w:divBdr>
            <w:top w:val="none" w:sz="0" w:space="0" w:color="auto"/>
            <w:left w:val="none" w:sz="0" w:space="0" w:color="auto"/>
            <w:bottom w:val="none" w:sz="0" w:space="0" w:color="auto"/>
            <w:right w:val="none" w:sz="0" w:space="0" w:color="auto"/>
          </w:divBdr>
        </w:div>
        <w:div w:id="1530800846">
          <w:marLeft w:val="0"/>
          <w:marRight w:val="0"/>
          <w:marTop w:val="0"/>
          <w:marBottom w:val="0"/>
          <w:divBdr>
            <w:top w:val="none" w:sz="0" w:space="0" w:color="auto"/>
            <w:left w:val="none" w:sz="0" w:space="0" w:color="auto"/>
            <w:bottom w:val="none" w:sz="0" w:space="0" w:color="auto"/>
            <w:right w:val="none" w:sz="0" w:space="0" w:color="auto"/>
          </w:divBdr>
        </w:div>
        <w:div w:id="1728452142">
          <w:marLeft w:val="0"/>
          <w:marRight w:val="0"/>
          <w:marTop w:val="0"/>
          <w:marBottom w:val="0"/>
          <w:divBdr>
            <w:top w:val="none" w:sz="0" w:space="0" w:color="auto"/>
            <w:left w:val="none" w:sz="0" w:space="0" w:color="auto"/>
            <w:bottom w:val="none" w:sz="0" w:space="0" w:color="auto"/>
            <w:right w:val="none" w:sz="0" w:space="0" w:color="auto"/>
          </w:divBdr>
        </w:div>
        <w:div w:id="1844928458">
          <w:marLeft w:val="0"/>
          <w:marRight w:val="0"/>
          <w:marTop w:val="0"/>
          <w:marBottom w:val="0"/>
          <w:divBdr>
            <w:top w:val="none" w:sz="0" w:space="0" w:color="auto"/>
            <w:left w:val="none" w:sz="0" w:space="0" w:color="auto"/>
            <w:bottom w:val="none" w:sz="0" w:space="0" w:color="auto"/>
            <w:right w:val="none" w:sz="0" w:space="0" w:color="auto"/>
          </w:divBdr>
        </w:div>
        <w:div w:id="1911186955">
          <w:marLeft w:val="0"/>
          <w:marRight w:val="0"/>
          <w:marTop w:val="0"/>
          <w:marBottom w:val="0"/>
          <w:divBdr>
            <w:top w:val="none" w:sz="0" w:space="0" w:color="auto"/>
            <w:left w:val="none" w:sz="0" w:space="0" w:color="auto"/>
            <w:bottom w:val="none" w:sz="0" w:space="0" w:color="auto"/>
            <w:right w:val="none" w:sz="0" w:space="0" w:color="auto"/>
          </w:divBdr>
        </w:div>
        <w:div w:id="1951735887">
          <w:marLeft w:val="0"/>
          <w:marRight w:val="0"/>
          <w:marTop w:val="0"/>
          <w:marBottom w:val="0"/>
          <w:divBdr>
            <w:top w:val="none" w:sz="0" w:space="0" w:color="auto"/>
            <w:left w:val="none" w:sz="0" w:space="0" w:color="auto"/>
            <w:bottom w:val="none" w:sz="0" w:space="0" w:color="auto"/>
            <w:right w:val="none" w:sz="0" w:space="0" w:color="auto"/>
          </w:divBdr>
        </w:div>
        <w:div w:id="1994679075">
          <w:marLeft w:val="0"/>
          <w:marRight w:val="0"/>
          <w:marTop w:val="0"/>
          <w:marBottom w:val="0"/>
          <w:divBdr>
            <w:top w:val="none" w:sz="0" w:space="0" w:color="auto"/>
            <w:left w:val="none" w:sz="0" w:space="0" w:color="auto"/>
            <w:bottom w:val="none" w:sz="0" w:space="0" w:color="auto"/>
            <w:right w:val="none" w:sz="0" w:space="0" w:color="auto"/>
          </w:divBdr>
        </w:div>
        <w:div w:id="1997222940">
          <w:marLeft w:val="0"/>
          <w:marRight w:val="0"/>
          <w:marTop w:val="0"/>
          <w:marBottom w:val="0"/>
          <w:divBdr>
            <w:top w:val="none" w:sz="0" w:space="0" w:color="auto"/>
            <w:left w:val="none" w:sz="0" w:space="0" w:color="auto"/>
            <w:bottom w:val="none" w:sz="0" w:space="0" w:color="auto"/>
            <w:right w:val="none" w:sz="0" w:space="0" w:color="auto"/>
          </w:divBdr>
        </w:div>
        <w:div w:id="2037194422">
          <w:marLeft w:val="0"/>
          <w:marRight w:val="0"/>
          <w:marTop w:val="0"/>
          <w:marBottom w:val="0"/>
          <w:divBdr>
            <w:top w:val="none" w:sz="0" w:space="0" w:color="auto"/>
            <w:left w:val="none" w:sz="0" w:space="0" w:color="auto"/>
            <w:bottom w:val="none" w:sz="0" w:space="0" w:color="auto"/>
            <w:right w:val="none" w:sz="0" w:space="0" w:color="auto"/>
          </w:divBdr>
        </w:div>
      </w:divsChild>
    </w:div>
    <w:div w:id="2046826583">
      <w:bodyDiv w:val="1"/>
      <w:marLeft w:val="0"/>
      <w:marRight w:val="0"/>
      <w:marTop w:val="0"/>
      <w:marBottom w:val="0"/>
      <w:divBdr>
        <w:top w:val="none" w:sz="0" w:space="0" w:color="auto"/>
        <w:left w:val="none" w:sz="0" w:space="0" w:color="auto"/>
        <w:bottom w:val="none" w:sz="0" w:space="0" w:color="auto"/>
        <w:right w:val="none" w:sz="0" w:space="0" w:color="auto"/>
      </w:divBdr>
      <w:divsChild>
        <w:div w:id="911768347">
          <w:marLeft w:val="0"/>
          <w:marRight w:val="0"/>
          <w:marTop w:val="0"/>
          <w:marBottom w:val="0"/>
          <w:divBdr>
            <w:top w:val="none" w:sz="0" w:space="0" w:color="auto"/>
            <w:left w:val="none" w:sz="0" w:space="0" w:color="auto"/>
            <w:bottom w:val="none" w:sz="0" w:space="0" w:color="auto"/>
            <w:right w:val="none" w:sz="0" w:space="0" w:color="auto"/>
          </w:divBdr>
          <w:divsChild>
            <w:div w:id="383795339">
              <w:marLeft w:val="0"/>
              <w:marRight w:val="0"/>
              <w:marTop w:val="0"/>
              <w:marBottom w:val="0"/>
              <w:divBdr>
                <w:top w:val="none" w:sz="0" w:space="0" w:color="auto"/>
                <w:left w:val="none" w:sz="0" w:space="0" w:color="auto"/>
                <w:bottom w:val="none" w:sz="0" w:space="0" w:color="auto"/>
                <w:right w:val="none" w:sz="0" w:space="0" w:color="auto"/>
              </w:divBdr>
              <w:divsChild>
                <w:div w:id="354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4265">
      <w:bodyDiv w:val="1"/>
      <w:marLeft w:val="0"/>
      <w:marRight w:val="0"/>
      <w:marTop w:val="0"/>
      <w:marBottom w:val="0"/>
      <w:divBdr>
        <w:top w:val="none" w:sz="0" w:space="0" w:color="auto"/>
        <w:left w:val="none" w:sz="0" w:space="0" w:color="auto"/>
        <w:bottom w:val="none" w:sz="0" w:space="0" w:color="auto"/>
        <w:right w:val="none" w:sz="0" w:space="0" w:color="auto"/>
      </w:divBdr>
      <w:divsChild>
        <w:div w:id="790515744">
          <w:marLeft w:val="0"/>
          <w:marRight w:val="0"/>
          <w:marTop w:val="0"/>
          <w:marBottom w:val="0"/>
          <w:divBdr>
            <w:top w:val="none" w:sz="0" w:space="0" w:color="auto"/>
            <w:left w:val="none" w:sz="0" w:space="0" w:color="auto"/>
            <w:bottom w:val="none" w:sz="0" w:space="0" w:color="auto"/>
            <w:right w:val="none" w:sz="0" w:space="0" w:color="auto"/>
          </w:divBdr>
          <w:divsChild>
            <w:div w:id="579947963">
              <w:marLeft w:val="0"/>
              <w:marRight w:val="0"/>
              <w:marTop w:val="0"/>
              <w:marBottom w:val="0"/>
              <w:divBdr>
                <w:top w:val="none" w:sz="0" w:space="0" w:color="auto"/>
                <w:left w:val="none" w:sz="0" w:space="0" w:color="auto"/>
                <w:bottom w:val="none" w:sz="0" w:space="0" w:color="auto"/>
                <w:right w:val="none" w:sz="0" w:space="0" w:color="auto"/>
              </w:divBdr>
              <w:divsChild>
                <w:div w:id="3588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3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tuenl.sharepoint.com/sites/intranet-LIS/SitePages/Retention-Periods.aspx" TargetMode="External"/><Relationship Id="rId2" Type="http://schemas.openxmlformats.org/officeDocument/2006/relationships/hyperlink" Target="https://www.nationaalarchief.nl/sites/default/files/field-file/Selectielijst%20universiteiten%20en%20umc%20versie%20vastgesteld_0.pdf" TargetMode="External"/><Relationship Id="rId1" Type="http://schemas.openxmlformats.org/officeDocument/2006/relationships/hyperlink" Target="https://tuenl.sharepoint.com/sites/intranet-privacy-security/SitePages/about-the-gdpr.aspx" TargetMode="External"/><Relationship Id="rId6" Type="http://schemas.openxmlformats.org/officeDocument/2006/relationships/hyperlink" Target="https://www.tue.nl/en/our-university/library/library-for-researchers-and-phds/research-data-management/contact-a-data-steward/" TargetMode="External"/><Relationship Id="rId5" Type="http://schemas.openxmlformats.org/officeDocument/2006/relationships/hyperlink" Target="https://www.tue.nl/en/our-university/library/library-for-researchers-and-phds/research-data-management/contact-a-data-steward/" TargetMode="External"/><Relationship Id="rId4" Type="http://schemas.openxmlformats.org/officeDocument/2006/relationships/hyperlink" Target="https://research-it.pages.tue.nl/storage-finder/"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mailto:dataprotectionofficer@tue.nl"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ivacy@tue.nl"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3AC63D372634DA72EA7313BE8D9CA" ma:contentTypeVersion="8" ma:contentTypeDescription="Een nieuw document maken." ma:contentTypeScope="" ma:versionID="ae57d5613127d5bcb0fe1efe7ccf4c98">
  <xsd:schema xmlns:xsd="http://www.w3.org/2001/XMLSchema" xmlns:xs="http://www.w3.org/2001/XMLSchema" xmlns:p="http://schemas.microsoft.com/office/2006/metadata/properties" xmlns:ns2="a0abcf8a-481e-4dec-b49f-6d59b5f4cb32" xmlns:ns3="474b2e3b-97a5-4afa-b767-552b1ceb0c29" targetNamespace="http://schemas.microsoft.com/office/2006/metadata/properties" ma:root="true" ma:fieldsID="d8bdaac0990dfe7519f8a0afb7197c63" ns2:_="" ns3:_="">
    <xsd:import namespace="a0abcf8a-481e-4dec-b49f-6d59b5f4cb32"/>
    <xsd:import namespace="474b2e3b-97a5-4afa-b767-552b1ceb0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bcf8a-481e-4dec-b49f-6d59b5f4c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4b2e3b-97a5-4afa-b767-552b1ceb0c29"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AAA69-B949-456D-B2A1-2941A6F0D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bcf8a-481e-4dec-b49f-6d59b5f4cb32"/>
    <ds:schemaRef ds:uri="474b2e3b-97a5-4afa-b767-552b1ceb0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091C57-9E71-42D4-ABC0-2D28438AB4A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C062E9-9DA2-4B6A-AA0E-4AB16C1D7422}">
  <ds:schemaRefs>
    <ds:schemaRef ds:uri="http://schemas.microsoft.com/sharepoint/v3/contenttype/forms"/>
  </ds:schemaRefs>
</ds:datastoreItem>
</file>

<file path=customXml/itemProps4.xml><?xml version="1.0" encoding="utf-8"?>
<ds:datastoreItem xmlns:ds="http://schemas.openxmlformats.org/officeDocument/2006/customXml" ds:itemID="{54B0247A-EB2B-D54F-AFE2-E90A7F030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1369</Words>
  <Characters>7804</Characters>
  <Application>Microsoft Office Word</Application>
  <DocSecurity>0</DocSecurity>
  <Lines>65</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Hamelink, Florianne</dc:creator>
  <cp:keywords/>
  <dc:description/>
  <cp:lastModifiedBy>Dritsa, Dimitra</cp:lastModifiedBy>
  <cp:revision>6</cp:revision>
  <dcterms:created xsi:type="dcterms:W3CDTF">2025-07-18T10:02:00Z</dcterms:created>
  <dcterms:modified xsi:type="dcterms:W3CDTF">2025-07-18T10:48:00Z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0x010100E4B3AC63D372634DA72EA7313BE8D9CA</vt:lpwstr>
  </property>
  <property fmtid="{D5CDD505-2E9C-101B-9397-08002B2CF9AE}" pid="3" name="MediaServiceImageTags">
    <vt:lpwstr/>
  </property>
</Properties>
</file>